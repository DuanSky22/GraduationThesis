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b/>
          <w:sz w:val="32"/>
          <w:u w:val="single"/>
        </w:rPr>
      </w:pPr>
    </w:p>
    <w:p w14:paraId="2DAA4E5A" w14:textId="77777777" w:rsidR="00037FB3" w:rsidRPr="00995F01" w:rsidRDefault="00037FB3" w:rsidP="00037FB3">
      <w:pPr>
        <w:rPr>
          <w:b/>
          <w:sz w:val="32"/>
          <w:u w:val="single"/>
        </w:rPr>
      </w:pPr>
    </w:p>
    <w:p w14:paraId="798C97A0" w14:textId="77777777" w:rsidR="00037FB3" w:rsidRDefault="00037FB3" w:rsidP="00037FB3">
      <w:pPr>
        <w:rPr>
          <w:b/>
          <w:sz w:val="32"/>
          <w:u w:val="single"/>
        </w:rPr>
      </w:pPr>
    </w:p>
    <w:p w14:paraId="21A1D987" w14:textId="77777777" w:rsidR="00037FB3" w:rsidRPr="00995F01" w:rsidRDefault="00037FB3" w:rsidP="00037FB3">
      <w:pPr>
        <w:rPr>
          <w:b/>
          <w:sz w:val="32"/>
          <w:u w:val="single"/>
        </w:rPr>
      </w:pPr>
    </w:p>
    <w:p w14:paraId="5922C205" w14:textId="77777777" w:rsidR="00037FB3" w:rsidRPr="00995F01" w:rsidRDefault="00037FB3" w:rsidP="00037FB3">
      <w:pPr>
        <w:jc w:val="center"/>
        <w:rPr>
          <w:b/>
          <w:sz w:val="32"/>
        </w:rPr>
      </w:pPr>
      <w:r w:rsidRPr="00995F01">
        <w:rPr>
          <w:rFonts w:hint="eastAsia"/>
          <w:b/>
          <w:sz w:val="32"/>
        </w:rPr>
        <w:t>By</w:t>
      </w:r>
    </w:p>
    <w:p w14:paraId="257A1994" w14:textId="32DF8BD1" w:rsidR="00037FB3" w:rsidRPr="00995F01" w:rsidRDefault="00D558CB" w:rsidP="00037FB3">
      <w:pPr>
        <w:jc w:val="center"/>
        <w:rPr>
          <w:b/>
          <w:sz w:val="32"/>
        </w:rPr>
      </w:pPr>
      <w:r>
        <w:rPr>
          <w:b/>
          <w:sz w:val="32"/>
        </w:rPr>
        <w:t>Duan Shikai</w:t>
      </w:r>
    </w:p>
    <w:p w14:paraId="5833FB7C" w14:textId="77777777" w:rsidR="00037FB3" w:rsidRPr="00995F01" w:rsidRDefault="00037FB3" w:rsidP="00037FB3">
      <w:pPr>
        <w:jc w:val="center"/>
        <w:rPr>
          <w:b/>
          <w:sz w:val="32"/>
        </w:rPr>
      </w:pPr>
    </w:p>
    <w:p w14:paraId="5D43B124" w14:textId="77777777" w:rsidR="00037FB3" w:rsidRPr="00995F01" w:rsidRDefault="00037FB3" w:rsidP="00037FB3">
      <w:pPr>
        <w:jc w:val="center"/>
        <w:rPr>
          <w:b/>
          <w:sz w:val="32"/>
        </w:rPr>
      </w:pPr>
    </w:p>
    <w:p w14:paraId="08EF9DE7" w14:textId="77777777" w:rsidR="00037FB3" w:rsidRPr="00995F01" w:rsidRDefault="00037FB3" w:rsidP="00037FB3">
      <w:pPr>
        <w:jc w:val="center"/>
        <w:rPr>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b/>
          <w:sz w:val="28"/>
          <w:szCs w:val="28"/>
        </w:rPr>
      </w:pPr>
      <w:r w:rsidRPr="00995F01">
        <w:rPr>
          <w:rFonts w:hint="eastAsia"/>
          <w:b/>
          <w:sz w:val="28"/>
          <w:szCs w:val="28"/>
        </w:rPr>
        <w:t>For the degree of</w:t>
      </w:r>
    </w:p>
    <w:p w14:paraId="7EDDDEFB" w14:textId="77777777" w:rsidR="00037FB3" w:rsidRPr="00995F01" w:rsidRDefault="00037FB3" w:rsidP="00037FB3">
      <w:pPr>
        <w:jc w:val="center"/>
        <w:rPr>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b/>
          <w:sz w:val="28"/>
          <w:szCs w:val="28"/>
        </w:rPr>
      </w:pPr>
    </w:p>
    <w:p w14:paraId="08BE178C" w14:textId="77777777" w:rsidR="00037FB3" w:rsidRDefault="00037FB3" w:rsidP="00037FB3">
      <w:pPr>
        <w:jc w:val="center"/>
        <w:rPr>
          <w:b/>
          <w:color w:val="FF0000"/>
          <w:sz w:val="32"/>
        </w:rPr>
      </w:pPr>
    </w:p>
    <w:p w14:paraId="7F9A0177" w14:textId="77777777" w:rsidR="00037FB3" w:rsidRPr="00995F01" w:rsidRDefault="00037FB3" w:rsidP="00037FB3">
      <w:pPr>
        <w:jc w:val="center"/>
        <w:rPr>
          <w:b/>
          <w:color w:val="FF0000"/>
          <w:sz w:val="32"/>
        </w:rPr>
      </w:pPr>
    </w:p>
    <w:p w14:paraId="5237277E" w14:textId="160058DD" w:rsidR="00037FB3" w:rsidRPr="00995F01" w:rsidRDefault="00082B9B" w:rsidP="00037FB3">
      <w:pPr>
        <w:spacing w:line="600" w:lineRule="exact"/>
        <w:jc w:val="center"/>
        <w:rPr>
          <w:b/>
          <w:sz w:val="32"/>
        </w:rPr>
      </w:pPr>
      <w:hyperlink r:id="rId9" w:tgtFrame="_blank" w:history="1">
        <w:r w:rsidR="00037FB3" w:rsidRPr="00E47590">
          <w:rPr>
            <w:b/>
            <w:sz w:val="28"/>
            <w:szCs w:val="28"/>
          </w:rPr>
          <w:t>Institute of Software Chinese Academy of Sciences</w:t>
        </w:r>
      </w:hyperlink>
    </w:p>
    <w:p w14:paraId="28F2F0F4" w14:textId="045DEC1F" w:rsidR="00037FB3" w:rsidRDefault="00A05E66" w:rsidP="00037FB3">
      <w:pPr>
        <w:jc w:val="center"/>
        <w:rPr>
          <w:b/>
          <w:sz w:val="28"/>
          <w:szCs w:val="28"/>
        </w:rPr>
      </w:pPr>
      <w:r>
        <w:rPr>
          <w:b/>
          <w:sz w:val="28"/>
          <w:szCs w:val="28"/>
        </w:rPr>
        <w:t>April</w:t>
      </w:r>
      <w:r w:rsidR="00F25F45">
        <w:rPr>
          <w:rFonts w:hint="eastAsia"/>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77777777" w:rsidR="00037FB3" w:rsidRDefault="00037FB3"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r>
        <w:rPr>
          <w:rFonts w:hint="eastAsia"/>
          <w:lang w:val="zh-CN"/>
        </w:rPr>
        <w:lastRenderedPageBreak/>
        <w:t>摘要</w:t>
      </w:r>
      <w:bookmarkEnd w:id="0"/>
      <w:bookmarkEnd w:id="1"/>
    </w:p>
    <w:p w14:paraId="0678FCA8" w14:textId="5A350B56" w:rsidR="00E21982" w:rsidRDefault="00E21982" w:rsidP="00E21982">
      <w:pPr>
        <w:ind w:firstLineChars="200" w:firstLine="480"/>
        <w:rPr>
          <w:rFonts w:ascii="宋体" w:hAnsi="宋体"/>
        </w:rPr>
      </w:pPr>
      <w:r w:rsidRPr="00E21982">
        <w:rPr>
          <w:rFonts w:ascii="宋体" w:hAnsi="宋体" w:hint="eastAsia"/>
        </w:rPr>
        <w:t>图数据结构能够很好</w:t>
      </w:r>
      <w:del w:id="2" w:author="Shen" w:date="2017-03-30T14:32:00Z">
        <w:r w:rsidRPr="00E21982" w:rsidDel="00115345">
          <w:rPr>
            <w:rFonts w:ascii="宋体" w:hAnsi="宋体" w:hint="eastAsia"/>
          </w:rPr>
          <w:delText>的</w:delText>
        </w:r>
      </w:del>
      <w:ins w:id="3" w:author="Shen" w:date="2017-03-30T14:32:00Z">
        <w:r w:rsidR="00115345">
          <w:rPr>
            <w:rFonts w:ascii="宋体" w:hAnsi="宋体" w:hint="eastAsia"/>
          </w:rPr>
          <w:t>地</w:t>
        </w:r>
      </w:ins>
      <w:r w:rsidRPr="00E21982">
        <w:rPr>
          <w:rFonts w:ascii="宋体" w:hAnsi="宋体" w:hint="eastAsia"/>
        </w:rPr>
        <w:t>表达数据之间的关联性，因此在社交分析、商品推荐、舆论监测和欺诈检测等应用中被广泛使用。</w:t>
      </w:r>
      <w:r w:rsidR="00D0477D">
        <w:rPr>
          <w:rFonts w:ascii="宋体" w:hAnsi="宋体" w:hint="eastAsia"/>
        </w:rPr>
        <w:t>随着互联网的发展，</w:t>
      </w:r>
      <w:r w:rsidR="00EF3B23">
        <w:rPr>
          <w:rFonts w:ascii="宋体" w:hAnsi="宋体" w:hint="eastAsia"/>
        </w:rPr>
        <w:t>现实社会</w:t>
      </w:r>
      <w:r w:rsidR="00312300">
        <w:rPr>
          <w:rFonts w:ascii="宋体" w:hAnsi="宋体" w:hint="eastAsia"/>
        </w:rPr>
        <w:t>和生产环境</w:t>
      </w:r>
      <w:r w:rsidR="00EF3B23">
        <w:rPr>
          <w:rFonts w:ascii="宋体" w:hAnsi="宋体" w:hint="eastAsia"/>
        </w:rPr>
        <w:t>中的</w:t>
      </w:r>
      <w:r w:rsidR="009F6194">
        <w:rPr>
          <w:rFonts w:ascii="宋体" w:hAnsi="宋体" w:hint="eastAsia"/>
        </w:rPr>
        <w:t>图数据</w:t>
      </w:r>
      <w:r w:rsidR="00EF3B23">
        <w:rPr>
          <w:rFonts w:ascii="宋体" w:hAnsi="宋体" w:hint="eastAsia"/>
        </w:rPr>
        <w:t>越来越</w:t>
      </w:r>
      <w:r w:rsidR="009F6194">
        <w:rPr>
          <w:rFonts w:ascii="宋体" w:hAnsi="宋体" w:hint="eastAsia"/>
        </w:rPr>
        <w:t>呈现“海量”和“动态”</w:t>
      </w:r>
      <w:r w:rsidR="00D0477D">
        <w:rPr>
          <w:rFonts w:ascii="宋体" w:hAnsi="宋体" w:hint="eastAsia"/>
        </w:rPr>
        <w:t>特性</w:t>
      </w:r>
      <w:r w:rsidR="00EF3B23">
        <w:rPr>
          <w:rFonts w:ascii="宋体" w:hAnsi="宋体" w:hint="eastAsia"/>
        </w:rPr>
        <w:t>。</w:t>
      </w:r>
      <w:commentRangeStart w:id="4"/>
      <w:r w:rsidR="006626F4">
        <w:rPr>
          <w:rFonts w:ascii="宋体" w:hAnsi="宋体" w:hint="eastAsia"/>
        </w:rPr>
        <w:t>而</w:t>
      </w:r>
      <w:r w:rsidRPr="00E21982">
        <w:rPr>
          <w:rFonts w:ascii="宋体" w:hAnsi="宋体" w:hint="eastAsia"/>
        </w:rPr>
        <w:t>目前</w:t>
      </w:r>
      <w:r w:rsidR="002D3245">
        <w:rPr>
          <w:rFonts w:ascii="宋体" w:hAnsi="宋体" w:hint="eastAsia"/>
        </w:rPr>
        <w:t>发展较为成熟的</w:t>
      </w:r>
      <w:r w:rsidRPr="00E21982">
        <w:rPr>
          <w:rFonts w:ascii="宋体" w:hAnsi="宋体" w:hint="eastAsia"/>
        </w:rPr>
        <w:t>分布式</w:t>
      </w:r>
      <w:r w:rsidR="002D3245">
        <w:rPr>
          <w:rFonts w:ascii="宋体" w:hAnsi="宋体" w:hint="eastAsia"/>
        </w:rPr>
        <w:t>图</w:t>
      </w:r>
      <w:r w:rsidRPr="00E21982">
        <w:rPr>
          <w:rFonts w:ascii="宋体" w:hAnsi="宋体" w:hint="eastAsia"/>
        </w:rPr>
        <w:t>处理框架</w:t>
      </w:r>
      <w:r w:rsidRPr="00A746C0">
        <w:rPr>
          <w:rFonts w:ascii="Times New Roman" w:hAnsi="Times New Roman" w:cs="Times New Roman"/>
        </w:rPr>
        <w:t>Google Pregel</w:t>
      </w:r>
      <w:r w:rsidRPr="00E21982">
        <w:rPr>
          <w:rFonts w:ascii="宋体" w:hAnsi="宋体" w:hint="eastAsia"/>
        </w:rPr>
        <w:t>、</w:t>
      </w:r>
      <w:r w:rsidRPr="00A746C0">
        <w:rPr>
          <w:rFonts w:ascii="Times New Roman" w:hAnsi="Times New Roman" w:cs="Times New Roman" w:hint="eastAsia"/>
        </w:rPr>
        <w:t>Spark</w:t>
      </w:r>
      <w:r w:rsidRPr="00E21982">
        <w:rPr>
          <w:rFonts w:ascii="宋体" w:hAnsi="宋体"/>
        </w:rPr>
        <w:t xml:space="preserve"> </w:t>
      </w:r>
      <w:r w:rsidRPr="00A746C0">
        <w:rPr>
          <w:rFonts w:ascii="Times New Roman" w:hAnsi="Times New Roman" w:cs="Times New Roman"/>
        </w:rPr>
        <w:t>GraphX</w:t>
      </w:r>
      <w:r w:rsidRPr="00E21982">
        <w:rPr>
          <w:rFonts w:ascii="宋体" w:hAnsi="宋体"/>
        </w:rPr>
        <w:t>和</w:t>
      </w:r>
      <w:r w:rsidR="002D3245" w:rsidRPr="00A746C0">
        <w:rPr>
          <w:rFonts w:ascii="Times New Roman" w:hAnsi="Times New Roman" w:cs="Times New Roman" w:hint="eastAsia"/>
        </w:rPr>
        <w:t>Graph</w:t>
      </w:r>
      <w:r w:rsidR="002D3245" w:rsidRPr="00A746C0">
        <w:rPr>
          <w:rFonts w:ascii="Times New Roman" w:hAnsi="Times New Roman" w:cs="Times New Roman"/>
        </w:rPr>
        <w:t>Lab</w:t>
      </w:r>
      <w:r w:rsidRPr="00E21982">
        <w:rPr>
          <w:rFonts w:ascii="宋体" w:hAnsi="宋体"/>
        </w:rPr>
        <w:t>等</w:t>
      </w:r>
      <w:r w:rsidR="00A05E66">
        <w:rPr>
          <w:rFonts w:ascii="宋体" w:hAnsi="宋体" w:hint="eastAsia"/>
        </w:rPr>
        <w:t>都是处理静态稳定的图数据</w:t>
      </w:r>
      <w:r w:rsidRPr="00E21982">
        <w:rPr>
          <w:rFonts w:ascii="宋体" w:hAnsi="宋体" w:hint="eastAsia"/>
        </w:rPr>
        <w:t>。</w:t>
      </w:r>
      <w:commentRangeEnd w:id="4"/>
      <w:r w:rsidR="00115345">
        <w:rPr>
          <w:rStyle w:val="a5"/>
        </w:rPr>
        <w:commentReference w:id="4"/>
      </w:r>
      <w:r w:rsidR="00562373">
        <w:rPr>
          <w:rFonts w:ascii="宋体" w:hAnsi="宋体" w:hint="eastAsia"/>
        </w:rPr>
        <w:t>针对动态变化</w:t>
      </w:r>
      <w:r w:rsidR="00087BDB">
        <w:rPr>
          <w:rFonts w:ascii="宋体" w:hAnsi="宋体" w:hint="eastAsia"/>
        </w:rPr>
        <w:t>图数据的处理，</w:t>
      </w:r>
      <w:r w:rsidR="00C67671">
        <w:rPr>
          <w:rFonts w:ascii="宋体" w:hAnsi="宋体" w:hint="eastAsia"/>
        </w:rPr>
        <w:t>大多集中在算法研究层面上，仅有的</w:t>
      </w:r>
      <w:r w:rsidR="00C67671" w:rsidRPr="00A746C0">
        <w:rPr>
          <w:rFonts w:ascii="Times New Roman" w:hAnsi="Times New Roman" w:cs="Times New Roman" w:hint="eastAsia"/>
        </w:rPr>
        <w:t>Kineo</w:t>
      </w:r>
      <w:r w:rsidR="00C67671" w:rsidRPr="00A746C0">
        <w:rPr>
          <w:rFonts w:ascii="Times New Roman" w:hAnsi="Times New Roman" w:cs="Times New Roman"/>
        </w:rPr>
        <w:t>Graph</w:t>
      </w:r>
      <w:r w:rsidR="00C67671">
        <w:rPr>
          <w:rFonts w:ascii="宋体" w:hAnsi="宋体" w:hint="eastAsia"/>
        </w:rPr>
        <w:t>和</w:t>
      </w:r>
      <w:r w:rsidR="00C67671" w:rsidRPr="00A746C0">
        <w:rPr>
          <w:rFonts w:ascii="Times New Roman" w:hAnsi="Times New Roman" w:cs="Times New Roman" w:hint="eastAsia"/>
        </w:rPr>
        <w:t>Inc</w:t>
      </w:r>
      <w:r w:rsidR="00C67671" w:rsidRPr="00A746C0">
        <w:rPr>
          <w:rFonts w:ascii="Times New Roman" w:hAnsi="Times New Roman" w:cs="Times New Roman"/>
        </w:rPr>
        <w:t>Graph</w:t>
      </w:r>
      <w:r w:rsidR="0008611D">
        <w:rPr>
          <w:rFonts w:ascii="宋体" w:hAnsi="宋体" w:hint="eastAsia"/>
        </w:rPr>
        <w:t>等</w:t>
      </w:r>
      <w:r w:rsidR="00C67671">
        <w:rPr>
          <w:rFonts w:ascii="宋体" w:hAnsi="宋体" w:hint="eastAsia"/>
        </w:rPr>
        <w:t>系统</w:t>
      </w:r>
      <w:r w:rsidRPr="00E21982">
        <w:rPr>
          <w:rFonts w:ascii="宋体" w:hAnsi="宋体" w:hint="eastAsia"/>
        </w:rPr>
        <w:t>是以串行的方式进行增量式更新，无法充分利用多机并行更新的优势，此外</w:t>
      </w:r>
      <w:r w:rsidR="00B8316C" w:rsidRPr="00A746C0">
        <w:rPr>
          <w:rFonts w:ascii="Times New Roman" w:hAnsi="Times New Roman" w:cs="Times New Roman" w:hint="eastAsia"/>
        </w:rPr>
        <w:t>Spec</w:t>
      </w:r>
      <w:r w:rsidR="00B8316C" w:rsidRPr="00A746C0">
        <w:rPr>
          <w:rFonts w:ascii="Times New Roman" w:hAnsi="Times New Roman" w:cs="Times New Roman"/>
        </w:rPr>
        <w:t>Graph</w:t>
      </w:r>
      <w:r w:rsidR="00B8316C">
        <w:rPr>
          <w:rFonts w:ascii="宋体" w:hAnsi="宋体" w:hint="eastAsia"/>
        </w:rPr>
        <w:t>提出的</w:t>
      </w:r>
      <w:r w:rsidRPr="00E21982">
        <w:rPr>
          <w:rFonts w:ascii="宋体" w:hAnsi="宋体" w:hint="eastAsia"/>
        </w:rPr>
        <w:t>基于推测机制的并发</w:t>
      </w:r>
      <w:r w:rsidR="000540B4">
        <w:rPr>
          <w:rFonts w:ascii="宋体" w:hAnsi="宋体" w:hint="eastAsia"/>
        </w:rPr>
        <w:t>更新模型，虽然提高系统的并行性，但其模型的出发点是状态更新只与顶</w:t>
      </w:r>
      <w:r w:rsidRPr="00E21982">
        <w:rPr>
          <w:rFonts w:ascii="宋体" w:hAnsi="宋体" w:hint="eastAsia"/>
        </w:rPr>
        <w:t>点接收消息有关而与原始状态无关，这个约束又使得模型的表达能力有限。</w:t>
      </w:r>
    </w:p>
    <w:p w14:paraId="57F2B9D4" w14:textId="02A65918" w:rsidR="00DF0AEC" w:rsidRDefault="00F11A05" w:rsidP="003869F2">
      <w:pPr>
        <w:ind w:firstLineChars="200" w:firstLine="480"/>
        <w:rPr>
          <w:rFonts w:ascii="宋体" w:hAnsi="宋体"/>
        </w:rPr>
      </w:pPr>
      <w:r>
        <w:rPr>
          <w:rFonts w:ascii="宋体" w:hAnsi="宋体" w:hint="eastAsia"/>
        </w:rPr>
        <w:t>基于现有工作的不足，</w:t>
      </w:r>
      <w:r w:rsidR="000D7F21">
        <w:rPr>
          <w:rFonts w:ascii="宋体" w:hAnsi="宋体" w:hint="eastAsia"/>
        </w:rPr>
        <w:t>本文提出了一种基于状态更新的流式</w:t>
      </w:r>
      <w:r w:rsidR="00E21982" w:rsidRPr="00E21982">
        <w:rPr>
          <w:rFonts w:ascii="宋体" w:hAnsi="宋体" w:hint="eastAsia"/>
        </w:rPr>
        <w:t>图计算模型</w:t>
      </w:r>
      <w:r w:rsidR="00E21982" w:rsidRPr="00A746C0">
        <w:rPr>
          <w:rFonts w:ascii="Times New Roman" w:hAnsi="Times New Roman" w:cs="Times New Roman" w:hint="eastAsia"/>
        </w:rPr>
        <w:t>Graph</w:t>
      </w:r>
      <w:r w:rsidR="00E21982" w:rsidRPr="00A746C0">
        <w:rPr>
          <w:rFonts w:ascii="Times New Roman" w:hAnsi="Times New Roman" w:cs="Times New Roman"/>
        </w:rPr>
        <w:t>Flow</w:t>
      </w:r>
      <w:r w:rsidR="00E21982" w:rsidRPr="00E21982">
        <w:rPr>
          <w:rFonts w:ascii="宋体" w:hAnsi="宋体" w:hint="eastAsia"/>
        </w:rPr>
        <w:t>，它</w:t>
      </w:r>
      <w:r w:rsidR="0068146E">
        <w:rPr>
          <w:rFonts w:ascii="宋体" w:hAnsi="宋体" w:hint="eastAsia"/>
        </w:rPr>
        <w:t>将连续不断的图数据流抽象成一系列的事件流</w:t>
      </w:r>
      <w:r w:rsidR="0027017A">
        <w:rPr>
          <w:rFonts w:ascii="宋体" w:hAnsi="宋体" w:hint="eastAsia"/>
        </w:rPr>
        <w:t>，将用户关心的图计算结果抽象成图的状态，用户只需要定义图状态</w:t>
      </w:r>
      <w:r w:rsidR="004A0FBA">
        <w:rPr>
          <w:rFonts w:ascii="宋体" w:hAnsi="宋体" w:hint="eastAsia"/>
        </w:rPr>
        <w:t>如何根据到达的事件增量式</w:t>
      </w:r>
      <w:del w:id="5" w:author="Shen" w:date="2017-03-30T14:36:00Z">
        <w:r w:rsidR="004A0FBA" w:rsidDel="00DD0DF9">
          <w:rPr>
            <w:rFonts w:ascii="宋体" w:hAnsi="宋体" w:hint="eastAsia"/>
          </w:rPr>
          <w:delText>的</w:delText>
        </w:r>
      </w:del>
      <w:ins w:id="6" w:author="Shen" w:date="2017-03-30T14:36:00Z">
        <w:r w:rsidR="00DD0DF9">
          <w:rPr>
            <w:rFonts w:ascii="宋体" w:hAnsi="宋体" w:hint="eastAsia"/>
          </w:rPr>
          <w:t>地</w:t>
        </w:r>
      </w:ins>
      <w:r w:rsidR="004A0FBA">
        <w:rPr>
          <w:rFonts w:ascii="宋体" w:hAnsi="宋体" w:hint="eastAsia"/>
        </w:rPr>
        <w:t>进行状态</w:t>
      </w:r>
      <w:r w:rsidR="00E21982" w:rsidRPr="00E21982">
        <w:rPr>
          <w:rFonts w:ascii="宋体" w:hAnsi="宋体" w:hint="eastAsia"/>
        </w:rPr>
        <w:t>转换，就能够完成事件流到状态流的映射，提供实时反馈</w:t>
      </w:r>
      <w:r w:rsidR="001217BA">
        <w:rPr>
          <w:rFonts w:ascii="宋体" w:hAnsi="宋体" w:hint="eastAsia"/>
        </w:rPr>
        <w:t>中间</w:t>
      </w:r>
      <w:r w:rsidR="00E21982" w:rsidRPr="00E21982">
        <w:rPr>
          <w:rFonts w:ascii="宋体" w:hAnsi="宋体" w:hint="eastAsia"/>
        </w:rPr>
        <w:t>计算结果</w:t>
      </w:r>
      <w:ins w:id="7" w:author="Shen" w:date="2017-03-30T14:36:00Z">
        <w:r w:rsidR="00DD0DF9">
          <w:rPr>
            <w:rFonts w:ascii="宋体" w:hAnsi="宋体" w:hint="eastAsia"/>
          </w:rPr>
          <w:t>的</w:t>
        </w:r>
      </w:ins>
      <w:r w:rsidR="00E21982" w:rsidRPr="00E21982">
        <w:rPr>
          <w:rFonts w:ascii="宋体" w:hAnsi="宋体" w:hint="eastAsia"/>
        </w:rPr>
        <w:t>能力。通过分析典型的图算法特征，抽象出两种常见的状态类型：独立状态和关联状态；通过对独立</w:t>
      </w:r>
      <w:r w:rsidR="00777ABC">
        <w:rPr>
          <w:rFonts w:ascii="宋体" w:hAnsi="宋体" w:hint="eastAsia"/>
        </w:rPr>
        <w:t>状态的分布式存储和并发更新策略，以及对关联状态的分区并行更新</w:t>
      </w:r>
      <w:r w:rsidR="00A10A00">
        <w:rPr>
          <w:rFonts w:ascii="宋体" w:hAnsi="宋体" w:hint="eastAsia"/>
        </w:rPr>
        <w:t>策略</w:t>
      </w:r>
      <w:r w:rsidR="00777ABC">
        <w:rPr>
          <w:rFonts w:ascii="宋体" w:hAnsi="宋体" w:hint="eastAsia"/>
        </w:rPr>
        <w:t>和</w:t>
      </w:r>
      <w:r w:rsidR="00E21982" w:rsidRPr="00E21982">
        <w:rPr>
          <w:rFonts w:ascii="宋体" w:hAnsi="宋体" w:hint="eastAsia"/>
        </w:rPr>
        <w:t>细粒度锁的更新策略，能够有效解决关联状态下更新冲突的问题，从而提高了系统的并行性。</w:t>
      </w:r>
    </w:p>
    <w:p w14:paraId="3CABC427" w14:textId="7678B739" w:rsidR="00E21982" w:rsidRDefault="00E21982" w:rsidP="003869F2">
      <w:pPr>
        <w:ind w:firstLineChars="200" w:firstLine="480"/>
        <w:rPr>
          <w:rFonts w:ascii="宋体" w:hAnsi="宋体"/>
        </w:rPr>
      </w:pPr>
      <w:r w:rsidRPr="00E21982">
        <w:rPr>
          <w:rFonts w:ascii="宋体" w:hAnsi="宋体" w:hint="eastAsia"/>
        </w:rPr>
        <w:t>试验结果表明，相比较传统的批处理图计算系统，</w:t>
      </w:r>
      <w:r w:rsidRPr="00A746C0">
        <w:rPr>
          <w:rFonts w:ascii="Times New Roman" w:hAnsi="Times New Roman" w:cs="Times New Roman" w:hint="eastAsia"/>
        </w:rPr>
        <w:t>GraphFlow</w:t>
      </w:r>
      <w:r w:rsidRPr="00E21982">
        <w:rPr>
          <w:rFonts w:ascii="宋体" w:hAnsi="宋体" w:hint="eastAsia"/>
        </w:rPr>
        <w:t>能够实时计算并反馈结果，</w:t>
      </w:r>
      <w:r w:rsidR="003869F2">
        <w:rPr>
          <w:rFonts w:ascii="宋体" w:hAnsi="宋体" w:hint="eastAsia"/>
        </w:rPr>
        <w:t>9</w:t>
      </w:r>
      <w:r w:rsidR="003869F2">
        <w:rPr>
          <w:rFonts w:ascii="宋体" w:hAnsi="宋体"/>
        </w:rPr>
        <w:t>0%的</w:t>
      </w:r>
      <w:r w:rsidR="003153EE">
        <w:rPr>
          <w:rFonts w:ascii="宋体" w:hAnsi="宋体" w:hint="eastAsia"/>
        </w:rPr>
        <w:t>图数据</w:t>
      </w:r>
      <w:r w:rsidR="003869F2">
        <w:rPr>
          <w:rFonts w:ascii="宋体" w:hAnsi="宋体"/>
        </w:rPr>
        <w:t>更新</w:t>
      </w:r>
      <w:r w:rsidR="003869F2">
        <w:rPr>
          <w:rFonts w:ascii="宋体" w:hAnsi="宋体" w:hint="eastAsia"/>
        </w:rPr>
        <w:t>请求都能在12ms内得到响应</w:t>
      </w:r>
      <w:r w:rsidR="000515F7">
        <w:rPr>
          <w:rFonts w:ascii="宋体" w:hAnsi="宋体" w:hint="eastAsia"/>
        </w:rPr>
        <w:t>；相比较动态图数据</w:t>
      </w:r>
      <w:r w:rsidRPr="00E21982">
        <w:rPr>
          <w:rFonts w:ascii="宋体" w:hAnsi="宋体" w:hint="eastAsia"/>
        </w:rPr>
        <w:t>的估计模型，Graph</w:t>
      </w:r>
      <w:r w:rsidRPr="00E21982">
        <w:rPr>
          <w:rFonts w:ascii="宋体" w:hAnsi="宋体"/>
        </w:rPr>
        <w:t>Flow</w:t>
      </w:r>
      <w:r w:rsidR="003C1DA8">
        <w:rPr>
          <w:rFonts w:ascii="宋体" w:hAnsi="宋体"/>
        </w:rPr>
        <w:t>的准确</w:t>
      </w:r>
      <w:r w:rsidR="003C1DA8">
        <w:rPr>
          <w:rFonts w:ascii="宋体" w:hAnsi="宋体" w:hint="eastAsia"/>
        </w:rPr>
        <w:t>率</w:t>
      </w:r>
      <w:r w:rsidRPr="00E21982">
        <w:rPr>
          <w:rFonts w:ascii="宋体" w:hAnsi="宋体" w:hint="eastAsia"/>
        </w:rPr>
        <w:t>较高，</w:t>
      </w:r>
      <w:r w:rsidRPr="00E21982">
        <w:rPr>
          <w:rFonts w:ascii="宋体" w:hAnsi="宋体"/>
        </w:rPr>
        <w:t>计算偏差在</w:t>
      </w:r>
      <w:r w:rsidR="007C1FFB">
        <w:rPr>
          <w:rFonts w:ascii="宋体" w:hAnsi="宋体" w:hint="eastAsia"/>
        </w:rPr>
        <w:t>5</w:t>
      </w:r>
      <w:r w:rsidRPr="00E21982">
        <w:rPr>
          <w:rFonts w:ascii="宋体" w:hAnsi="宋体" w:hint="eastAsia"/>
        </w:rPr>
        <w:t>%以内</w:t>
      </w:r>
      <w:r w:rsidR="00F12330">
        <w:rPr>
          <w:rFonts w:ascii="宋体" w:hAnsi="宋体" w:hint="eastAsia"/>
        </w:rPr>
        <w:t>；而采用细粒度锁的方式进行并发更新时，更新</w:t>
      </w:r>
      <w:r w:rsidR="00611F0F">
        <w:rPr>
          <w:rFonts w:ascii="宋体" w:hAnsi="宋体" w:hint="eastAsia"/>
        </w:rPr>
        <w:t>冲突的概率在3%以内</w:t>
      </w:r>
      <w:r w:rsidR="000D76D8">
        <w:rPr>
          <w:rFonts w:ascii="宋体" w:hAnsi="宋体" w:hint="eastAsia"/>
        </w:rPr>
        <w:t>；系统的准确率高，实时性好</w:t>
      </w:r>
      <w:r w:rsidR="00DB059D">
        <w:rPr>
          <w:rFonts w:ascii="宋体" w:hAnsi="宋体" w:hint="eastAsia"/>
        </w:rPr>
        <w:t>，符合流式图计算的要求。</w:t>
      </w:r>
    </w:p>
    <w:p w14:paraId="6BDAAE26" w14:textId="77777777" w:rsidR="00A64E2C" w:rsidRDefault="00A64E2C" w:rsidP="003869F2">
      <w:pPr>
        <w:ind w:firstLineChars="200" w:firstLine="480"/>
        <w:rPr>
          <w:rFonts w:ascii="宋体" w:hAnsi="宋体"/>
        </w:rPr>
      </w:pPr>
    </w:p>
    <w:p w14:paraId="2ACB4222" w14:textId="4FF5AAD1"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t>图处理系统</w:t>
      </w:r>
      <w:ins w:id="8" w:author="Shen" w:date="2017-03-30T14:43:00Z">
        <w:r w:rsidR="00BE2FF0" w:rsidRPr="00A64E2C">
          <w:rPr>
            <w:rFonts w:ascii="宋体" w:eastAsia="宋体" w:hAnsi="宋体" w:cstheme="minorBidi" w:hint="eastAsia"/>
            <w:snapToGrid/>
            <w:sz w:val="24"/>
            <w:szCs w:val="22"/>
          </w:rPr>
          <w:t>；</w:t>
        </w:r>
      </w:ins>
      <w:del w:id="9" w:author="Shen" w:date="2017-03-30T14:43:00Z">
        <w:r w:rsidRPr="00A64E2C" w:rsidDel="00BE2FF0">
          <w:rPr>
            <w:rFonts w:ascii="宋体" w:eastAsia="宋体" w:hAnsi="宋体" w:cstheme="minorBidi" w:hint="eastAsia"/>
            <w:snapToGrid/>
            <w:sz w:val="24"/>
            <w:szCs w:val="22"/>
          </w:rPr>
          <w:delText xml:space="preserve">; </w:delText>
        </w:r>
      </w:del>
      <w:r w:rsidRPr="00A64E2C">
        <w:rPr>
          <w:rFonts w:ascii="宋体" w:eastAsia="宋体" w:hAnsi="宋体" w:cstheme="minorBidi" w:hint="eastAsia"/>
          <w:snapToGrid/>
          <w:sz w:val="24"/>
          <w:szCs w:val="22"/>
        </w:rPr>
        <w:t>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1775A0DA" w14:textId="77777777" w:rsidR="00922FF8" w:rsidRDefault="00922FF8" w:rsidP="00310C2F">
      <w:pPr>
        <w:widowControl/>
        <w:spacing w:line="240" w:lineRule="auto"/>
        <w:jc w:val="left"/>
        <w:rPr>
          <w:lang w:val="zh-CN"/>
        </w:rPr>
        <w:sectPr w:rsidR="00922FF8" w:rsidSect="009C2494">
          <w:headerReference w:type="default" r:id="rId13"/>
          <w:footerReference w:type="default" r:id="rId14"/>
          <w:pgSz w:w="11906" w:h="16838"/>
          <w:pgMar w:top="1440" w:right="1800" w:bottom="1440" w:left="1800" w:header="851" w:footer="992" w:gutter="0"/>
          <w:pgNumType w:fmt="upperRoman" w:start="1"/>
          <w:cols w:space="425"/>
          <w:docGrid w:type="lines" w:linePitch="326"/>
        </w:sectPr>
      </w:pPr>
    </w:p>
    <w:p w14:paraId="3A7BB4E1" w14:textId="77777777" w:rsidR="002A6DCF" w:rsidRDefault="00922FF8">
      <w:pPr>
        <w:widowControl/>
        <w:spacing w:line="240" w:lineRule="auto"/>
        <w:jc w:val="left"/>
        <w:rPr>
          <w:lang w:val="zh-CN"/>
        </w:rPr>
        <w:sectPr w:rsidR="002A6DCF" w:rsidSect="00922FF8">
          <w:headerReference w:type="even" r:id="rId15"/>
          <w:headerReference w:type="default" r:id="rId16"/>
          <w:pgSz w:w="11906" w:h="16838"/>
          <w:pgMar w:top="1440" w:right="1800" w:bottom="1440" w:left="1800" w:header="851" w:footer="992" w:gutter="0"/>
          <w:cols w:space="425"/>
          <w:docGrid w:type="lines" w:linePitch="326"/>
        </w:sectPr>
      </w:pPr>
      <w:r>
        <w:rPr>
          <w:lang w:val="zh-CN"/>
        </w:rPr>
        <w:lastRenderedPageBreak/>
        <w:br w:type="page"/>
      </w:r>
    </w:p>
    <w:p w14:paraId="6118A271" w14:textId="77777777" w:rsidR="007F2FB2" w:rsidRPr="004F5595" w:rsidRDefault="007F2FB2" w:rsidP="007F2FB2">
      <w:pPr>
        <w:pStyle w:val="1"/>
        <w:numPr>
          <w:ilvl w:val="0"/>
          <w:numId w:val="0"/>
        </w:numPr>
        <w:spacing w:before="0"/>
        <w:ind w:left="425"/>
        <w:rPr>
          <w:rFonts w:ascii="Times New Roman" w:hAnsi="Times New Roman" w:cs="Times New Roman"/>
        </w:rPr>
      </w:pPr>
      <w:bookmarkStart w:id="10" w:name="_Toc478412439"/>
      <w:bookmarkStart w:id="11" w:name="_Toc478509249"/>
      <w:bookmarkStart w:id="12" w:name="_Toc478569335"/>
      <w:r w:rsidRPr="004F5595">
        <w:rPr>
          <w:rFonts w:ascii="Times New Roman" w:hAnsi="Times New Roman" w:cs="Times New Roman"/>
        </w:rPr>
        <w:lastRenderedPageBreak/>
        <w:t>Abstract</w:t>
      </w:r>
      <w:bookmarkEnd w:id="10"/>
      <w:bookmarkEnd w:id="11"/>
      <w:bookmarkEnd w:id="12"/>
    </w:p>
    <w:p w14:paraId="091CA597" w14:textId="5AEB2219" w:rsidR="007F2FB2" w:rsidRPr="00451B6D" w:rsidRDefault="007F2FB2" w:rsidP="007F2FB2">
      <w:pPr>
        <w:spacing w:line="276" w:lineRule="auto"/>
        <w:rPr>
          <w:rFonts w:ascii="Times New Roman" w:hAnsi="Times New Roman" w:cs="Times New Roman"/>
          <w:sz w:val="21"/>
          <w:szCs w:val="21"/>
        </w:rPr>
      </w:pPr>
      <w:r w:rsidRPr="00A64E2C">
        <w:rPr>
          <w:rFonts w:ascii="Times New Roman" w:eastAsia="黑体" w:hAnsi="Times New Roman" w:cs="Times New Roman"/>
          <w:b/>
          <w:szCs w:val="18"/>
        </w:rPr>
        <w:t xml:space="preserve">Abstract: </w:t>
      </w:r>
      <w:r w:rsidRPr="00451B6D">
        <w:rPr>
          <w:rFonts w:ascii="Times New Roman" w:eastAsia="黑体" w:hAnsi="Times New Roman" w:cs="Times New Roman"/>
          <w:sz w:val="21"/>
          <w:szCs w:val="21"/>
        </w:rPr>
        <w:t>Graph data structure can be a good expression of the relevance between</w:t>
      </w:r>
      <w:r w:rsidR="00082B9B">
        <w:rPr>
          <w:rFonts w:ascii="Times New Roman" w:eastAsia="黑体" w:hAnsi="Times New Roman" w:cs="Times New Roman"/>
          <w:sz w:val="21"/>
          <w:szCs w:val="21"/>
        </w:rPr>
        <w:t xml:space="preserve"> </w:t>
      </w:r>
      <w:r w:rsidRPr="00451B6D">
        <w:rPr>
          <w:rFonts w:ascii="Times New Roman" w:eastAsia="黑体" w:hAnsi="Times New Roman" w:cs="Times New Roman"/>
          <w:sz w:val="21"/>
          <w:szCs w:val="21"/>
        </w:rPr>
        <w:t xml:space="preserve">data, so </w:t>
      </w:r>
      <w:r w:rsidRPr="00451B6D">
        <w:rPr>
          <w:rFonts w:ascii="Times New Roman" w:eastAsia="黑体" w:hAnsi="Times New Roman" w:cs="Times New Roman" w:hint="eastAsia"/>
          <w:sz w:val="21"/>
          <w:szCs w:val="21"/>
        </w:rPr>
        <w:t xml:space="preserve">it is widely used in </w:t>
      </w:r>
      <w:r w:rsidRPr="00451B6D">
        <w:rPr>
          <w:rFonts w:ascii="Times New Roman" w:eastAsia="黑体" w:hAnsi="Times New Roman" w:cs="Times New Roman"/>
          <w:sz w:val="21"/>
          <w:szCs w:val="21"/>
        </w:rPr>
        <w:t>applications like social analy</w:t>
      </w:r>
      <w:r w:rsidRPr="00451B6D">
        <w:rPr>
          <w:rFonts w:ascii="Times New Roman" w:eastAsia="黑体" w:hAnsi="Times New Roman" w:cs="Times New Roman" w:hint="eastAsia"/>
          <w:sz w:val="21"/>
          <w:szCs w:val="21"/>
        </w:rPr>
        <w:t>tics</w:t>
      </w:r>
      <w:r w:rsidRPr="00451B6D">
        <w:rPr>
          <w:rFonts w:ascii="Times New Roman" w:eastAsia="黑体" w:hAnsi="Times New Roman" w:cs="Times New Roman"/>
          <w:sz w:val="21"/>
          <w:szCs w:val="21"/>
        </w:rPr>
        <w:t>, commodity recommendation, public opinion monitoring and fraud detection. W</w:t>
      </w:r>
      <w:r w:rsidRPr="00451B6D">
        <w:rPr>
          <w:rFonts w:ascii="Times New Roman" w:eastAsia="黑体" w:hAnsi="Times New Roman" w:cs="Times New Roman" w:hint="eastAsia"/>
          <w:sz w:val="21"/>
          <w:szCs w:val="21"/>
        </w:rPr>
        <w:t xml:space="preserve">ith the development of internet, the graph data in real life and product environment becomes more and more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abundant</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and </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dynamic</w:t>
      </w:r>
      <w:r w:rsidRPr="00451B6D">
        <w:rPr>
          <w:rFonts w:ascii="Times New Roman" w:eastAsia="黑体" w:hAnsi="Times New Roman" w:cs="Times New Roman"/>
          <w:sz w:val="21"/>
          <w:szCs w:val="21"/>
        </w:rPr>
        <w:t>”</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 xml:space="preserve">The existing </w:t>
      </w:r>
      <w:r w:rsidRPr="00451B6D">
        <w:rPr>
          <w:rFonts w:ascii="Times New Roman" w:eastAsia="黑体" w:hAnsi="Times New Roman" w:cs="Times New Roman" w:hint="eastAsia"/>
          <w:sz w:val="21"/>
          <w:szCs w:val="21"/>
        </w:rPr>
        <w:t xml:space="preserve">sophisticated distribute </w:t>
      </w:r>
      <w:r w:rsidRPr="00451B6D">
        <w:rPr>
          <w:rFonts w:ascii="Times New Roman" w:eastAsia="黑体" w:hAnsi="Times New Roman" w:cs="Times New Roman"/>
          <w:sz w:val="21"/>
          <w:szCs w:val="21"/>
        </w:rPr>
        <w:t>processing frameworks and systems</w:t>
      </w:r>
      <w:r w:rsidRPr="00451B6D">
        <w:rPr>
          <w:rFonts w:ascii="Times New Roman" w:eastAsia="黑体" w:hAnsi="Times New Roman" w:cs="Times New Roman" w:hint="eastAsia"/>
          <w:sz w:val="21"/>
          <w:szCs w:val="21"/>
        </w:rPr>
        <w:t xml:space="preserve"> like</w:t>
      </w:r>
      <w:r w:rsidRPr="00451B6D">
        <w:rPr>
          <w:rFonts w:ascii="Times New Roman" w:eastAsia="黑体" w:hAnsi="Times New Roman" w:cs="Times New Roman"/>
          <w:sz w:val="21"/>
          <w:szCs w:val="21"/>
        </w:rPr>
        <w:t xml:space="preserve"> Google Pregel, Spark GraphX and Flink Gelly, all run on static stable graph data, which makes it difficult to deal with the dynamic graph data.</w:t>
      </w:r>
      <w:r w:rsidRPr="00451B6D">
        <w:rPr>
          <w:rFonts w:ascii="Times New Roman" w:hAnsi="Times New Roman" w:cs="Times New Roman"/>
          <w:sz w:val="21"/>
          <w:szCs w:val="21"/>
        </w:rPr>
        <w:t xml:space="preserve"> F</w:t>
      </w:r>
      <w:r w:rsidRPr="00451B6D">
        <w:rPr>
          <w:rFonts w:ascii="Times New Roman" w:hAnsi="Times New Roman" w:cs="Times New Roman" w:hint="eastAsia"/>
          <w:sz w:val="21"/>
          <w:szCs w:val="21"/>
        </w:rPr>
        <w:t xml:space="preserve">or the dynamic graph data, most of the processing frameworks focused on the algorithm research. </w:t>
      </w:r>
      <w:r w:rsidRPr="00451B6D">
        <w:rPr>
          <w:rFonts w:ascii="Times New Roman" w:hAnsi="Times New Roman" w:cs="Times New Roman"/>
          <w:sz w:val="21"/>
          <w:szCs w:val="21"/>
        </w:rPr>
        <w:t>O</w:t>
      </w:r>
      <w:r w:rsidRPr="00451B6D">
        <w:rPr>
          <w:rFonts w:ascii="Times New Roman" w:hAnsi="Times New Roman" w:cs="Times New Roman" w:hint="eastAsia"/>
          <w:sz w:val="21"/>
          <w:szCs w:val="21"/>
        </w:rPr>
        <w:t xml:space="preserve">nly KineoGraph and IncGraph system apply incremental updating in a serial way, but they </w:t>
      </w:r>
      <w:r w:rsidRPr="00451B6D">
        <w:rPr>
          <w:rFonts w:ascii="Times New Roman" w:eastAsia="黑体" w:hAnsi="Times New Roman" w:cs="Times New Roman"/>
          <w:sz w:val="21"/>
          <w:szCs w:val="21"/>
        </w:rPr>
        <w:t xml:space="preserve">cannot make full use of the advantages of </w:t>
      </w:r>
      <w:r w:rsidRPr="00451B6D">
        <w:rPr>
          <w:rFonts w:ascii="Times New Roman" w:eastAsia="黑体" w:hAnsi="Times New Roman" w:cs="Times New Roman" w:hint="eastAsia"/>
          <w:sz w:val="21"/>
          <w:szCs w:val="21"/>
        </w:rPr>
        <w:t xml:space="preserve">multi-machine </w:t>
      </w:r>
      <w:r w:rsidRPr="00451B6D">
        <w:rPr>
          <w:rFonts w:ascii="Times New Roman" w:eastAsia="黑体" w:hAnsi="Times New Roman" w:cs="Times New Roman"/>
          <w:sz w:val="21"/>
          <w:szCs w:val="21"/>
        </w:rPr>
        <w:t>parallel updating.</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In addition, 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updating model</w:t>
      </w:r>
      <w:r w:rsidRPr="00451B6D">
        <w:rPr>
          <w:rFonts w:ascii="Times New Roman" w:eastAsia="黑体" w:hAnsi="Times New Roman" w:cs="Times New Roman" w:hint="eastAsia"/>
          <w:sz w:val="21"/>
          <w:szCs w:val="21"/>
        </w:rPr>
        <w:t xml:space="preserve"> proposed by SpecGraph is</w:t>
      </w:r>
      <w:r w:rsidRPr="00451B6D">
        <w:rPr>
          <w:rFonts w:ascii="Times New Roman" w:eastAsia="黑体" w:hAnsi="Times New Roman" w:cs="Times New Roman"/>
          <w:sz w:val="21"/>
          <w:szCs w:val="21"/>
        </w:rPr>
        <w:t xml:space="preserve"> based on speculative mechanism</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lthough this model</w:t>
      </w:r>
      <w:r w:rsidRPr="00451B6D">
        <w:rPr>
          <w:rFonts w:ascii="Times New Roman" w:eastAsia="黑体" w:hAnsi="Times New Roman" w:cs="Times New Roman"/>
          <w:sz w:val="21"/>
          <w:szCs w:val="21"/>
        </w:rPr>
        <w:t xml:space="preserve"> can improve the parallelism of the system, the starting point is that the </w:t>
      </w:r>
      <w:commentRangeStart w:id="13"/>
      <w:r w:rsidRPr="00451B6D">
        <w:rPr>
          <w:rFonts w:ascii="Times New Roman" w:eastAsia="黑体" w:hAnsi="Times New Roman" w:cs="Times New Roman"/>
          <w:sz w:val="21"/>
          <w:szCs w:val="21"/>
        </w:rPr>
        <w:t>state update</w:t>
      </w:r>
      <w:commentRangeEnd w:id="13"/>
      <w:r w:rsidR="00834F9D">
        <w:rPr>
          <w:rStyle w:val="a5"/>
        </w:rPr>
        <w:commentReference w:id="13"/>
      </w:r>
      <w:r w:rsidRPr="00451B6D">
        <w:rPr>
          <w:rFonts w:ascii="Times New Roman" w:eastAsia="黑体" w:hAnsi="Times New Roman" w:cs="Times New Roman"/>
          <w:sz w:val="21"/>
          <w:szCs w:val="21"/>
        </w:rPr>
        <w:t xml:space="preserve"> is only related to the receiving message and has nothing to do with the original state</w:t>
      </w:r>
      <w:r w:rsidRPr="00451B6D">
        <w:rPr>
          <w:rFonts w:ascii="Times New Roman" w:eastAsia="黑体" w:hAnsi="Times New Roman" w:cs="Times New Roman" w:hint="eastAsia"/>
          <w:sz w:val="21"/>
          <w:szCs w:val="21"/>
        </w:rPr>
        <w:t>. Thus</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it</w:t>
      </w:r>
      <w:r w:rsidRPr="00451B6D">
        <w:rPr>
          <w:rFonts w:ascii="Times New Roman" w:eastAsia="黑体" w:hAnsi="Times New Roman" w:cs="Times New Roman"/>
          <w:sz w:val="21"/>
          <w:szCs w:val="21"/>
        </w:rPr>
        <w:t xml:space="preserve"> constraint</w:t>
      </w:r>
      <w:r w:rsidRPr="00451B6D">
        <w:rPr>
          <w:rFonts w:ascii="Times New Roman" w:eastAsia="黑体" w:hAnsi="Times New Roman" w:cs="Times New Roman" w:hint="eastAsia"/>
          <w:sz w:val="21"/>
          <w:szCs w:val="21"/>
        </w:rPr>
        <w:t>s</w:t>
      </w:r>
      <w:r w:rsidRPr="00451B6D">
        <w:rPr>
          <w:rFonts w:ascii="Times New Roman" w:eastAsia="黑体" w:hAnsi="Times New Roman" w:cs="Times New Roman"/>
          <w:sz w:val="21"/>
          <w:szCs w:val="21"/>
        </w:rPr>
        <w:t xml:space="preserve"> expressive </w:t>
      </w:r>
      <w:r w:rsidRPr="00451B6D">
        <w:rPr>
          <w:rFonts w:ascii="Times New Roman" w:eastAsia="黑体" w:hAnsi="Times New Roman" w:cs="Times New Roman" w:hint="eastAsia"/>
          <w:sz w:val="21"/>
          <w:szCs w:val="21"/>
        </w:rPr>
        <w:t>c</w:t>
      </w:r>
      <w:r w:rsidRPr="00451B6D">
        <w:rPr>
          <w:rFonts w:ascii="Times New Roman" w:eastAsia="黑体" w:hAnsi="Times New Roman" w:cs="Times New Roman"/>
          <w:sz w:val="21"/>
          <w:szCs w:val="21"/>
        </w:rPr>
        <w:t>a</w:t>
      </w:r>
      <w:r w:rsidRPr="00451B6D">
        <w:rPr>
          <w:rFonts w:ascii="Times New Roman" w:eastAsia="黑体" w:hAnsi="Times New Roman" w:cs="Times New Roman" w:hint="eastAsia"/>
          <w:sz w:val="21"/>
          <w:szCs w:val="21"/>
        </w:rPr>
        <w:t>pa</w:t>
      </w:r>
      <w:r w:rsidRPr="00451B6D">
        <w:rPr>
          <w:rFonts w:ascii="Times New Roman" w:eastAsia="黑体" w:hAnsi="Times New Roman" w:cs="Times New Roman"/>
          <w:sz w:val="21"/>
          <w:szCs w:val="21"/>
        </w:rPr>
        <w:t>bility</w:t>
      </w:r>
      <w:r w:rsidRPr="00451B6D">
        <w:rPr>
          <w:rFonts w:ascii="Times New Roman" w:eastAsia="黑体" w:hAnsi="Times New Roman" w:cs="Times New Roman" w:hint="eastAsia"/>
          <w:sz w:val="21"/>
          <w:szCs w:val="21"/>
        </w:rPr>
        <w:t xml:space="preserve"> of the model</w:t>
      </w:r>
      <w:r w:rsidRPr="00451B6D">
        <w:rPr>
          <w:rFonts w:ascii="Times New Roman" w:eastAsia="黑体" w:hAnsi="Times New Roman" w:cs="Times New Roman"/>
          <w:sz w:val="21"/>
          <w:szCs w:val="21"/>
        </w:rPr>
        <w:t>.</w:t>
      </w:r>
      <w:r w:rsidRPr="00451B6D">
        <w:rPr>
          <w:rFonts w:ascii="Times New Roman" w:hAnsi="Times New Roman" w:cs="Times New Roman"/>
          <w:sz w:val="21"/>
          <w:szCs w:val="21"/>
        </w:rPr>
        <w:t xml:space="preserve"> </w:t>
      </w:r>
    </w:p>
    <w:p w14:paraId="2B0951D9" w14:textId="0A43D122" w:rsidR="007F2FB2" w:rsidRPr="00451B6D" w:rsidRDefault="007F2FB2" w:rsidP="007F2FB2">
      <w:pPr>
        <w:spacing w:line="276" w:lineRule="auto"/>
        <w:rPr>
          <w:rFonts w:ascii="Times New Roman" w:hAnsi="Times New Roman" w:cs="Times New Roman"/>
          <w:sz w:val="21"/>
          <w:szCs w:val="21"/>
        </w:rPr>
      </w:pPr>
      <w:r w:rsidRPr="00451B6D">
        <w:rPr>
          <w:rFonts w:ascii="Times New Roman" w:hAnsi="Times New Roman" w:cs="Times New Roman"/>
          <w:sz w:val="21"/>
          <w:szCs w:val="21"/>
        </w:rPr>
        <w:t>C</w:t>
      </w:r>
      <w:r w:rsidRPr="00451B6D">
        <w:rPr>
          <w:rFonts w:ascii="Times New Roman" w:hAnsi="Times New Roman" w:cs="Times New Roman" w:hint="eastAsia"/>
          <w:sz w:val="21"/>
          <w:szCs w:val="21"/>
        </w:rPr>
        <w:t>onsidering all these disadvantages</w:t>
      </w:r>
      <w:r w:rsidRPr="00451B6D">
        <w:rPr>
          <w:rFonts w:ascii="Times New Roman" w:eastAsia="黑体" w:hAnsi="Times New Roman" w:cs="Times New Roman"/>
          <w:sz w:val="21"/>
          <w:szCs w:val="21"/>
        </w:rPr>
        <w:t xml:space="preserve">, a dynamic graph calculation model GraphFlow based on </w:t>
      </w:r>
      <w:commentRangeStart w:id="14"/>
      <w:r w:rsidRPr="00451B6D">
        <w:rPr>
          <w:rFonts w:ascii="Times New Roman" w:eastAsia="黑体" w:hAnsi="Times New Roman" w:cs="Times New Roman"/>
          <w:sz w:val="21"/>
          <w:szCs w:val="21"/>
        </w:rPr>
        <w:t>state updating</w:t>
      </w:r>
      <w:commentRangeEnd w:id="14"/>
      <w:r w:rsidR="00834F9D">
        <w:rPr>
          <w:rStyle w:val="a5"/>
        </w:rPr>
        <w:commentReference w:id="14"/>
      </w:r>
      <w:r w:rsidRPr="00451B6D">
        <w:rPr>
          <w:rFonts w:ascii="Times New Roman" w:eastAsia="黑体" w:hAnsi="Times New Roman" w:cs="Times New Roman"/>
          <w:sz w:val="21"/>
          <w:szCs w:val="21"/>
        </w:rPr>
        <w:t xml:space="preserve"> is proposed </w:t>
      </w:r>
      <w:r w:rsidRPr="00451B6D">
        <w:rPr>
          <w:rFonts w:ascii="Times New Roman" w:eastAsia="黑体" w:hAnsi="Times New Roman" w:cs="Times New Roman" w:hint="eastAsia"/>
          <w:sz w:val="21"/>
          <w:szCs w:val="21"/>
        </w:rPr>
        <w:t>i</w:t>
      </w:r>
      <w:r w:rsidRPr="00451B6D">
        <w:rPr>
          <w:rFonts w:ascii="Times New Roman" w:eastAsia="黑体" w:hAnsi="Times New Roman" w:cs="Times New Roman"/>
          <w:sz w:val="21"/>
          <w:szCs w:val="21"/>
        </w:rPr>
        <w:t>n this paper</w:t>
      </w:r>
      <w:r w:rsidRPr="00451B6D">
        <w:rPr>
          <w:rFonts w:ascii="Times New Roman" w:eastAsia="黑体" w:hAnsi="Times New Roman" w:cs="Times New Roman" w:hint="eastAsia"/>
          <w:sz w:val="21"/>
          <w:szCs w:val="21"/>
        </w:rPr>
        <w:t>.</w:t>
      </w:r>
      <w:r w:rsidR="00082B9B">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 xml:space="preserve">The GraphFlow will </w:t>
      </w:r>
      <w:r w:rsidRPr="00451B6D">
        <w:rPr>
          <w:rFonts w:ascii="Times New Roman" w:eastAsia="黑体" w:hAnsi="Times New Roman" w:cs="Times New Roman"/>
          <w:sz w:val="21"/>
          <w:szCs w:val="21"/>
        </w:rPr>
        <w:t>abstract the change of graph data in dynamic graph processing into a series of event flows, and abstract</w:t>
      </w:r>
      <w:r w:rsidR="00082B9B">
        <w:rPr>
          <w:rFonts w:ascii="Times New Roman" w:eastAsia="黑体" w:hAnsi="Times New Roman" w:cs="Times New Roman"/>
          <w:sz w:val="21"/>
          <w:szCs w:val="21"/>
        </w:rPr>
        <w:t xml:space="preserve"> </w:t>
      </w:r>
      <w:r w:rsidRPr="00451B6D">
        <w:rPr>
          <w:rFonts w:ascii="Times New Roman" w:eastAsia="黑体" w:hAnsi="Times New Roman" w:cs="Times New Roman"/>
          <w:sz w:val="21"/>
          <w:szCs w:val="21"/>
        </w:rPr>
        <w:t>graph results concerned by users into the graph states.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Users only need to define graph</w:t>
      </w:r>
      <w:r w:rsidRPr="00451B6D">
        <w:rPr>
          <w:rFonts w:ascii="Times New Roman" w:eastAsia="黑体" w:hAnsi="Times New Roman" w:cs="Times New Roman" w:hint="eastAsia"/>
          <w:sz w:val="21"/>
          <w:szCs w:val="21"/>
        </w:rPr>
        <w:t xml:space="preserve"> states</w:t>
      </w:r>
      <w:r>
        <w:rPr>
          <w:rFonts w:ascii="Times New Roman" w:eastAsia="黑体" w:hAnsi="Times New Roman" w:cs="Times New Roman"/>
          <w:sz w:val="21"/>
          <w:szCs w:val="21"/>
        </w:rPr>
        <w:t xml:space="preserve"> and</w:t>
      </w:r>
      <w:r w:rsidRPr="00451B6D">
        <w:rPr>
          <w:rFonts w:ascii="Times New Roman" w:eastAsia="黑体" w:hAnsi="Times New Roman" w:cs="Times New Roman"/>
          <w:sz w:val="21"/>
          <w:szCs w:val="21"/>
        </w:rPr>
        <w:t xml:space="preserve"> how state can be transformed according to the current state and arrival events. By this way, the system can complete the event flow to the state flow mapping,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provid</w:t>
      </w:r>
      <w:r w:rsidRPr="00451B6D">
        <w:rPr>
          <w:rFonts w:ascii="Times New Roman" w:eastAsia="黑体" w:hAnsi="Times New Roman" w:cs="Times New Roman" w:hint="eastAsia"/>
          <w:sz w:val="21"/>
          <w:szCs w:val="21"/>
        </w:rPr>
        <w:t>e</w:t>
      </w:r>
      <w:r w:rsidRPr="00451B6D">
        <w:rPr>
          <w:rFonts w:ascii="Times New Roman" w:eastAsia="黑体" w:hAnsi="Times New Roman" w:cs="Times New Roman"/>
          <w:sz w:val="21"/>
          <w:szCs w:val="21"/>
        </w:rPr>
        <w:t xml:space="preserve"> real-time feedback </w:t>
      </w:r>
      <w:r w:rsidRPr="00451B6D">
        <w:rPr>
          <w:rFonts w:ascii="Times New Roman" w:eastAsia="黑体" w:hAnsi="Times New Roman" w:cs="Times New Roman" w:hint="eastAsia"/>
          <w:sz w:val="21"/>
          <w:szCs w:val="21"/>
        </w:rPr>
        <w:t xml:space="preserve">of </w:t>
      </w:r>
      <w:r w:rsidRPr="00451B6D">
        <w:rPr>
          <w:rFonts w:ascii="Times New Roman" w:eastAsia="黑体" w:hAnsi="Times New Roman" w:cs="Times New Roman"/>
          <w:sz w:val="21"/>
          <w:szCs w:val="21"/>
        </w:rPr>
        <w:t>the intermediate state of the dynamic graph computation. State is to define user's data directly from the user's point of view, which not only reduces the storage cost, but also makes the expression of the model stronger;</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analyzing the typical graph algorithm characteristics, </w:t>
      </w:r>
      <w:r w:rsidRPr="00451B6D">
        <w:rPr>
          <w:rFonts w:ascii="Times New Roman" w:eastAsia="黑体" w:hAnsi="Times New Roman" w:cs="Times New Roman" w:hint="eastAsia"/>
          <w:sz w:val="21"/>
          <w:szCs w:val="21"/>
        </w:rPr>
        <w:t xml:space="preserve">we (or machine) </w:t>
      </w:r>
      <w:r w:rsidRPr="00451B6D">
        <w:rPr>
          <w:rFonts w:ascii="Times New Roman" w:eastAsia="黑体" w:hAnsi="Times New Roman" w:cs="Times New Roman"/>
          <w:sz w:val="21"/>
          <w:szCs w:val="21"/>
        </w:rPr>
        <w:t xml:space="preserve">abstract two kinds of common state types: independent state and </w:t>
      </w:r>
      <w:r w:rsidRPr="00451B6D">
        <w:rPr>
          <w:rFonts w:ascii="Times New Roman" w:eastAsia="黑体" w:hAnsi="Times New Roman" w:cs="Times New Roman" w:hint="eastAsia"/>
          <w:sz w:val="21"/>
          <w:szCs w:val="21"/>
        </w:rPr>
        <w:t>a</w:t>
      </w:r>
      <w:r w:rsidRPr="00451B6D">
        <w:rPr>
          <w:rFonts w:ascii="Times New Roman" w:eastAsia="黑体" w:hAnsi="Times New Roman" w:cs="Times New Roman"/>
          <w:sz w:val="21"/>
          <w:szCs w:val="21"/>
        </w:rPr>
        <w:t>ssociat</w:t>
      </w:r>
      <w:r w:rsidRPr="00451B6D">
        <w:rPr>
          <w:rFonts w:ascii="Times New Roman" w:eastAsia="黑体" w:hAnsi="Times New Roman" w:cs="Times New Roman" w:hint="eastAsia"/>
          <w:sz w:val="21"/>
          <w:szCs w:val="21"/>
        </w:rPr>
        <w:t>ive</w:t>
      </w:r>
      <w:r w:rsidRPr="00451B6D">
        <w:rPr>
          <w:rFonts w:ascii="Times New Roman" w:eastAsia="黑体" w:hAnsi="Times New Roman" w:cs="Times New Roman"/>
          <w:sz w:val="21"/>
          <w:szCs w:val="21"/>
        </w:rPr>
        <w:t xml:space="preserve"> state.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 xml:space="preserve">Through the distributed storage and concurrent update strategy </w:t>
      </w:r>
      <w:r w:rsidRPr="00451B6D">
        <w:rPr>
          <w:rFonts w:ascii="Times New Roman" w:eastAsia="黑体" w:hAnsi="Times New Roman" w:cs="Times New Roman" w:hint="eastAsia"/>
          <w:sz w:val="21"/>
          <w:szCs w:val="21"/>
        </w:rPr>
        <w:t>for</w:t>
      </w:r>
      <w:r w:rsidRPr="00451B6D">
        <w:rPr>
          <w:rFonts w:ascii="Times New Roman" w:eastAsia="黑体" w:hAnsi="Times New Roman" w:cs="Times New Roman"/>
          <w:sz w:val="21"/>
          <w:szCs w:val="21"/>
        </w:rPr>
        <w:t xml:space="preserve"> the independent state, </w:t>
      </w:r>
      <w:r w:rsidRPr="00451B6D">
        <w:rPr>
          <w:rFonts w:ascii="Times New Roman" w:eastAsia="黑体" w:hAnsi="Times New Roman" w:cs="Times New Roman" w:hint="eastAsia"/>
          <w:sz w:val="21"/>
          <w:szCs w:val="21"/>
        </w:rPr>
        <w:t xml:space="preserve">and </w:t>
      </w:r>
      <w:r w:rsidRPr="00451B6D">
        <w:rPr>
          <w:rFonts w:ascii="Times New Roman" w:eastAsia="黑体" w:hAnsi="Times New Roman" w:cs="Times New Roman"/>
          <w:sz w:val="21"/>
          <w:szCs w:val="21"/>
        </w:rPr>
        <w:t>the update policy of the partition and the update strategy of the fine-grained lock</w:t>
      </w:r>
      <w:r w:rsidRPr="00451B6D">
        <w:rPr>
          <w:rFonts w:ascii="Times New Roman" w:eastAsia="黑体" w:hAnsi="Times New Roman" w:cs="Times New Roman" w:hint="eastAsia"/>
          <w:sz w:val="21"/>
          <w:szCs w:val="21"/>
        </w:rPr>
        <w:t xml:space="preserve"> for associative state</w:t>
      </w:r>
      <w:r w:rsidRPr="00451B6D">
        <w:rPr>
          <w:rFonts w:ascii="Times New Roman" w:eastAsia="黑体" w:hAnsi="Times New Roman" w:cs="Times New Roman"/>
          <w:sz w:val="21"/>
          <w:szCs w:val="21"/>
        </w:rPr>
        <w:t>, the problem of updating conflict in associati</w:t>
      </w:r>
      <w:r w:rsidRPr="00451B6D">
        <w:rPr>
          <w:rFonts w:ascii="Times New Roman" w:eastAsia="黑体" w:hAnsi="Times New Roman" w:cs="Times New Roman" w:hint="eastAsia"/>
          <w:sz w:val="21"/>
          <w:szCs w:val="21"/>
        </w:rPr>
        <w:t>ve</w:t>
      </w:r>
      <w:r w:rsidRPr="00451B6D">
        <w:rPr>
          <w:rFonts w:ascii="Times New Roman" w:eastAsia="黑体" w:hAnsi="Times New Roman" w:cs="Times New Roman"/>
          <w:sz w:val="21"/>
          <w:szCs w:val="21"/>
        </w:rPr>
        <w:t xml:space="preserve"> state can be solved effectively</w:t>
      </w:r>
      <w:r w:rsidRPr="00451B6D">
        <w:rPr>
          <w:rFonts w:ascii="Times New Roman" w:eastAsia="黑体" w:hAnsi="Times New Roman" w:cs="Times New Roman" w:hint="eastAsia"/>
          <w:sz w:val="21"/>
          <w:szCs w:val="21"/>
        </w:rPr>
        <w:t>.</w:t>
      </w:r>
      <w:r w:rsidRPr="00451B6D">
        <w:rPr>
          <w:rFonts w:ascii="Times New Roman" w:eastAsia="黑体" w:hAnsi="Times New Roman" w:cs="Times New Roman"/>
          <w:sz w:val="21"/>
          <w:szCs w:val="21"/>
        </w:rPr>
        <w:t xml:space="preserve"> </w:t>
      </w:r>
      <w:r w:rsidRPr="00451B6D">
        <w:rPr>
          <w:rFonts w:ascii="Times New Roman" w:eastAsia="黑体" w:hAnsi="Times New Roman" w:cs="Times New Roman" w:hint="eastAsia"/>
          <w:sz w:val="21"/>
          <w:szCs w:val="21"/>
        </w:rPr>
        <w:t>Furthermore,</w:t>
      </w:r>
      <w:r w:rsidRPr="00451B6D">
        <w:rPr>
          <w:rFonts w:ascii="Times New Roman" w:eastAsia="黑体" w:hAnsi="Times New Roman" w:cs="Times New Roman"/>
          <w:sz w:val="21"/>
          <w:szCs w:val="21"/>
        </w:rPr>
        <w:t xml:space="preserve"> the parallelism of the system </w:t>
      </w:r>
      <w:r w:rsidRPr="00451B6D">
        <w:rPr>
          <w:rFonts w:ascii="Times New Roman" w:eastAsia="黑体" w:hAnsi="Times New Roman" w:cs="Times New Roman" w:hint="eastAsia"/>
          <w:sz w:val="21"/>
          <w:szCs w:val="21"/>
        </w:rPr>
        <w:t xml:space="preserve">is </w:t>
      </w:r>
      <w:r w:rsidRPr="00451B6D">
        <w:rPr>
          <w:rFonts w:ascii="Times New Roman" w:eastAsia="黑体" w:hAnsi="Times New Roman" w:cs="Times New Roman"/>
          <w:sz w:val="21"/>
          <w:szCs w:val="21"/>
        </w:rPr>
        <w:t>improved.</w:t>
      </w:r>
      <w:r w:rsidRPr="00451B6D">
        <w:rPr>
          <w:rFonts w:ascii="Times New Roman" w:hAnsi="Times New Roman" w:cs="Times New Roman"/>
          <w:sz w:val="21"/>
          <w:szCs w:val="21"/>
        </w:rPr>
        <w:t xml:space="preserve"> </w:t>
      </w:r>
    </w:p>
    <w:p w14:paraId="1F95A9F5" w14:textId="317C3301" w:rsidR="007F2FB2" w:rsidRPr="00451B6D" w:rsidRDefault="007F2FB2" w:rsidP="007F2FB2">
      <w:pPr>
        <w:spacing w:line="276" w:lineRule="auto"/>
        <w:rPr>
          <w:rFonts w:ascii="Times New Roman" w:eastAsia="黑体" w:hAnsi="Times New Roman" w:cs="Times New Roman"/>
          <w:b/>
          <w:sz w:val="21"/>
          <w:szCs w:val="21"/>
        </w:rPr>
      </w:pPr>
      <w:r w:rsidRPr="00451B6D">
        <w:rPr>
          <w:rFonts w:ascii="Times New Roman" w:eastAsia="黑体" w:hAnsi="Times New Roman" w:cs="Times New Roman"/>
          <w:sz w:val="21"/>
          <w:szCs w:val="21"/>
        </w:rPr>
        <w:t>The experimental results show that GraphFlow can calculate and feedback the results in real time compared with the traditional batch graph computing system.</w:t>
      </w:r>
      <w:del w:id="15" w:author="Shen" w:date="2017-03-30T15:00:00Z">
        <w:r w:rsidRPr="00451B6D" w:rsidDel="00834F9D">
          <w:rPr>
            <w:rFonts w:ascii="Times New Roman" w:eastAsia="黑体" w:hAnsi="Times New Roman" w:cs="Times New Roman"/>
            <w:sz w:val="21"/>
            <w:szCs w:val="21"/>
          </w:rPr>
          <w:delText xml:space="preserve"> .</w:delText>
        </w:r>
      </w:del>
      <w:ins w:id="16" w:author="Shen" w:date="2017-03-30T15:00:00Z">
        <w:r w:rsidR="00834F9D">
          <w:rPr>
            <w:rFonts w:ascii="Times New Roman" w:eastAsia="黑体" w:hAnsi="Times New Roman" w:cs="Times New Roman"/>
            <w:sz w:val="21"/>
            <w:szCs w:val="21"/>
          </w:rPr>
          <w:t xml:space="preserve"> </w:t>
        </w:r>
      </w:ins>
      <w:r w:rsidRPr="00451B6D">
        <w:rPr>
          <w:rFonts w:ascii="Times New Roman" w:eastAsia="黑体" w:hAnsi="Times New Roman" w:cs="Times New Roman"/>
          <w:sz w:val="21"/>
          <w:szCs w:val="21"/>
        </w:rPr>
        <w:t xml:space="preserve">90% </w:t>
      </w:r>
      <w:r w:rsidRPr="00451B6D">
        <w:rPr>
          <w:rFonts w:ascii="Times New Roman" w:eastAsia="黑体" w:hAnsi="Times New Roman" w:cs="Times New Roman" w:hint="eastAsia"/>
          <w:sz w:val="21"/>
          <w:szCs w:val="21"/>
        </w:rPr>
        <w:t xml:space="preserve">of the graph data update </w:t>
      </w:r>
      <w:r w:rsidRPr="00451B6D">
        <w:rPr>
          <w:rFonts w:ascii="Times New Roman" w:eastAsia="黑体" w:hAnsi="Times New Roman" w:cs="Times New Roman"/>
          <w:sz w:val="21"/>
          <w:szCs w:val="21"/>
        </w:rPr>
        <w:t>request time is within 12ms.</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Compared with the estimation model of dynamic data, the accuracy of GraphFlow is high</w:t>
      </w:r>
      <w:r w:rsidRPr="00451B6D">
        <w:rPr>
          <w:rFonts w:ascii="Times New Roman" w:eastAsia="黑体" w:hAnsi="Times New Roman" w:cs="Times New Roman" w:hint="eastAsia"/>
          <w:sz w:val="21"/>
          <w:szCs w:val="21"/>
        </w:rPr>
        <w:t>er</w:t>
      </w:r>
      <w:r w:rsidRPr="00451B6D">
        <w:rPr>
          <w:rFonts w:ascii="Times New Roman" w:eastAsia="黑体" w:hAnsi="Times New Roman" w:cs="Times New Roman"/>
          <w:sz w:val="21"/>
          <w:szCs w:val="21"/>
        </w:rPr>
        <w:t>, and the calculation error is less than 5%</w:t>
      </w:r>
      <w:r w:rsidRPr="00451B6D">
        <w:rPr>
          <w:rFonts w:ascii="Times New Roman" w:eastAsia="黑体" w:hAnsi="Times New Roman" w:cs="Times New Roman" w:hint="eastAsia"/>
          <w:sz w:val="21"/>
          <w:szCs w:val="21"/>
        </w:rPr>
        <w:t xml:space="preserve">; </w:t>
      </w:r>
      <w:r w:rsidRPr="00451B6D">
        <w:rPr>
          <w:rFonts w:ascii="Times New Roman" w:eastAsia="黑体" w:hAnsi="Times New Roman" w:cs="Times New Roman"/>
          <w:sz w:val="21"/>
          <w:szCs w:val="21"/>
        </w:rPr>
        <w:t>W</w:t>
      </w:r>
      <w:r w:rsidRPr="00451B6D">
        <w:rPr>
          <w:rFonts w:ascii="Times New Roman" w:eastAsia="黑体" w:hAnsi="Times New Roman" w:cs="Times New Roman" w:hint="eastAsia"/>
          <w:sz w:val="21"/>
          <w:szCs w:val="21"/>
        </w:rPr>
        <w:t xml:space="preserve">hen using </w:t>
      </w:r>
      <w:r w:rsidRPr="00451B6D">
        <w:rPr>
          <w:rFonts w:ascii="Times New Roman" w:eastAsia="黑体" w:hAnsi="Times New Roman" w:cs="Times New Roman"/>
          <w:sz w:val="21"/>
          <w:szCs w:val="21"/>
        </w:rPr>
        <w:t xml:space="preserve">the </w:t>
      </w:r>
      <w:r w:rsidRPr="00451B6D">
        <w:rPr>
          <w:rFonts w:ascii="Times New Roman" w:eastAsia="黑体" w:hAnsi="Times New Roman" w:cs="Times New Roman" w:hint="eastAsia"/>
          <w:sz w:val="21"/>
          <w:szCs w:val="21"/>
        </w:rPr>
        <w:t xml:space="preserve">parallel </w:t>
      </w:r>
      <w:r w:rsidRPr="00451B6D">
        <w:rPr>
          <w:rFonts w:ascii="Times New Roman" w:eastAsia="黑体" w:hAnsi="Times New Roman" w:cs="Times New Roman"/>
          <w:sz w:val="21"/>
          <w:szCs w:val="21"/>
        </w:rPr>
        <w:t>update of the fine-grained lock</w:t>
      </w:r>
      <w:r w:rsidRPr="00451B6D">
        <w:rPr>
          <w:rFonts w:ascii="Times New Roman" w:eastAsia="黑体" w:hAnsi="Times New Roman" w:cs="Times New Roman" w:hint="eastAsia"/>
          <w:sz w:val="21"/>
          <w:szCs w:val="21"/>
        </w:rPr>
        <w:t xml:space="preserve">, the update </w:t>
      </w:r>
      <w:r w:rsidRPr="00451B6D">
        <w:rPr>
          <w:rFonts w:ascii="Times New Roman" w:eastAsia="黑体" w:hAnsi="Times New Roman" w:cs="Times New Roman"/>
          <w:sz w:val="21"/>
          <w:szCs w:val="21"/>
        </w:rPr>
        <w:t>conflict</w:t>
      </w:r>
      <w:r w:rsidRPr="00451B6D">
        <w:rPr>
          <w:rFonts w:ascii="Times New Roman" w:eastAsia="黑体" w:hAnsi="Times New Roman" w:cs="Times New Roman" w:hint="eastAsia"/>
          <w:sz w:val="21"/>
          <w:szCs w:val="21"/>
        </w:rPr>
        <w:t xml:space="preserve"> is with 3%. </w:t>
      </w:r>
      <w:r w:rsidRPr="00451B6D">
        <w:rPr>
          <w:rFonts w:ascii="Times New Roman" w:eastAsia="黑体" w:hAnsi="Times New Roman" w:cs="Times New Roman"/>
          <w:sz w:val="21"/>
          <w:szCs w:val="21"/>
        </w:rPr>
        <w:t>T</w:t>
      </w:r>
      <w:r w:rsidRPr="00451B6D">
        <w:rPr>
          <w:rFonts w:ascii="Times New Roman" w:eastAsia="黑体" w:hAnsi="Times New Roman" w:cs="Times New Roman" w:hint="eastAsia"/>
          <w:sz w:val="21"/>
          <w:szCs w:val="21"/>
        </w:rPr>
        <w:t xml:space="preserve">hus, this system has high </w:t>
      </w:r>
      <w:r w:rsidRPr="00451B6D">
        <w:rPr>
          <w:rFonts w:ascii="Times New Roman" w:eastAsia="黑体" w:hAnsi="Times New Roman" w:cs="Times New Roman"/>
          <w:sz w:val="21"/>
          <w:szCs w:val="21"/>
        </w:rPr>
        <w:t>accuracy</w:t>
      </w:r>
      <w:r w:rsidRPr="00451B6D">
        <w:rPr>
          <w:rFonts w:ascii="Times New Roman" w:eastAsia="黑体" w:hAnsi="Times New Roman" w:cs="Times New Roman" w:hint="eastAsia"/>
          <w:sz w:val="21"/>
          <w:szCs w:val="21"/>
        </w:rPr>
        <w:t xml:space="preserve"> and high real-time quality, and </w:t>
      </w:r>
      <w:r w:rsidRPr="00451B6D">
        <w:rPr>
          <w:rFonts w:ascii="Times New Roman" w:eastAsia="黑体" w:hAnsi="Times New Roman" w:cs="Times New Roman"/>
          <w:sz w:val="21"/>
          <w:szCs w:val="21"/>
        </w:rPr>
        <w:t>fulfill</w:t>
      </w:r>
      <w:r w:rsidRPr="00451B6D">
        <w:rPr>
          <w:rFonts w:ascii="Times New Roman" w:eastAsia="黑体" w:hAnsi="Times New Roman" w:cs="Times New Roman" w:hint="eastAsia"/>
          <w:sz w:val="21"/>
          <w:szCs w:val="21"/>
        </w:rPr>
        <w:t xml:space="preserve">s the requirement of fluid graph calculation. </w:t>
      </w:r>
    </w:p>
    <w:p w14:paraId="4BA5D15A" w14:textId="77777777" w:rsidR="007F2FB2" w:rsidRDefault="007F2FB2" w:rsidP="007F2FB2">
      <w:r w:rsidRPr="00451B6D">
        <w:rPr>
          <w:rFonts w:ascii="Times New Roman" w:eastAsia="黑体" w:hAnsi="Times New Roman" w:cs="Times New Roman"/>
          <w:b/>
          <w:szCs w:val="24"/>
        </w:rPr>
        <w:t>Key words</w:t>
      </w:r>
      <w:r w:rsidRPr="00451B6D">
        <w:rPr>
          <w:rFonts w:ascii="Times New Roman" w:eastAsia="黑体" w:hAnsi="Times New Roman" w:cs="Times New Roman"/>
          <w:b/>
          <w:sz w:val="21"/>
          <w:szCs w:val="21"/>
        </w:rPr>
        <w:t xml:space="preserve">: </w:t>
      </w:r>
      <w:r w:rsidRPr="00451B6D">
        <w:rPr>
          <w:rFonts w:ascii="Times New Roman" w:eastAsia="黑体" w:hAnsi="Times New Roman" w:cs="Times New Roman"/>
          <w:sz w:val="21"/>
          <w:szCs w:val="21"/>
        </w:rPr>
        <w:t>graph processing system; real-time computing; distributed system; state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incremental graph processing; partition parallelism update;</w:t>
      </w:r>
      <w:r w:rsidRPr="00451B6D">
        <w:rPr>
          <w:rFonts w:ascii="Times New Roman" w:hAnsi="Times New Roman" w:cs="Times New Roman"/>
          <w:sz w:val="21"/>
          <w:szCs w:val="21"/>
        </w:rPr>
        <w:t xml:space="preserve"> </w:t>
      </w:r>
      <w:r w:rsidRPr="00451B6D">
        <w:rPr>
          <w:rFonts w:ascii="Times New Roman" w:eastAsia="黑体" w:hAnsi="Times New Roman" w:cs="Times New Roman"/>
          <w:sz w:val="21"/>
          <w:szCs w:val="21"/>
        </w:rPr>
        <w:t>fine-grained lock</w:t>
      </w:r>
    </w:p>
    <w:p w14:paraId="1186840C" w14:textId="5D8F64BE" w:rsidR="00FE142E" w:rsidRPr="007F2FB2" w:rsidRDefault="00FE142E" w:rsidP="00FE142E">
      <w:pPr>
        <w:spacing w:line="240" w:lineRule="auto"/>
      </w:pPr>
    </w:p>
    <w:p w14:paraId="4BFBC298" w14:textId="77777777" w:rsidR="00DF3CCC" w:rsidRDefault="00DF3CCC" w:rsidP="00A64E2C">
      <w:pPr>
        <w:sectPr w:rsidR="00DF3CCC" w:rsidSect="002A6DCF">
          <w:headerReference w:type="default" r:id="rId17"/>
          <w:pgSz w:w="11906" w:h="16838"/>
          <w:pgMar w:top="1440" w:right="1800" w:bottom="1440" w:left="1800" w:header="851" w:footer="992" w:gutter="0"/>
          <w:cols w:space="425"/>
          <w:docGrid w:type="lines" w:linePitch="326"/>
        </w:sectPr>
      </w:pPr>
    </w:p>
    <w:commentRangeStart w:id="17"/>
    <w:p w14:paraId="0FDA5AB0" w14:textId="2D18E5A0" w:rsidR="00933DEC" w:rsidRPr="00933DEC" w:rsidRDefault="00933DEC" w:rsidP="00933DEC">
      <w:pPr>
        <w:pStyle w:val="11"/>
        <w:jc w:val="center"/>
        <w:rPr>
          <w:rFonts w:asciiTheme="minorHAnsi" w:eastAsiaTheme="minorEastAsia" w:hAnsiTheme="minorHAnsi"/>
          <w:b/>
          <w:noProof/>
          <w:sz w:val="21"/>
        </w:rPr>
      </w:pPr>
      <w:r>
        <w:lastRenderedPageBreak/>
        <w:fldChar w:fldCharType="begin"/>
      </w:r>
      <w:r>
        <w:instrText xml:space="preserve"> TOC \o "1-3" \h \z \u </w:instrText>
      </w:r>
      <w:r>
        <w:fldChar w:fldCharType="separate"/>
      </w:r>
      <w:r>
        <w:rPr>
          <w:rFonts w:hint="eastAsia"/>
        </w:rPr>
        <w:t>目录</w:t>
      </w:r>
    </w:p>
    <w:p w14:paraId="46D5CEC7" w14:textId="4BA982CE" w:rsidR="00933DEC" w:rsidRDefault="00082B9B">
      <w:pPr>
        <w:pStyle w:val="11"/>
        <w:tabs>
          <w:tab w:val="left" w:pos="1050"/>
        </w:tabs>
        <w:rPr>
          <w:rFonts w:asciiTheme="minorHAnsi" w:eastAsiaTheme="minorEastAsia" w:hAnsiTheme="minorHAnsi"/>
          <w:noProof/>
          <w:sz w:val="21"/>
        </w:rPr>
      </w:pPr>
      <w:hyperlink w:anchor="_Toc478569336" w:history="1">
        <w:r w:rsidR="00933DEC" w:rsidRPr="00EF2094">
          <w:rPr>
            <w:rStyle w:val="a4"/>
            <w:noProof/>
          </w:rPr>
          <w:t>第一章</w:t>
        </w:r>
        <w:r w:rsidR="00933DEC">
          <w:rPr>
            <w:rFonts w:asciiTheme="minorHAnsi" w:eastAsiaTheme="minorEastAsia" w:hAnsiTheme="minorHAnsi"/>
            <w:noProof/>
            <w:sz w:val="21"/>
          </w:rPr>
          <w:tab/>
        </w:r>
        <w:r w:rsidR="00933DEC" w:rsidRPr="00EF2094">
          <w:rPr>
            <w:rStyle w:val="a4"/>
            <w:noProof/>
          </w:rPr>
          <w:t>绪论</w:t>
        </w:r>
        <w:r w:rsidR="00933DEC">
          <w:rPr>
            <w:noProof/>
            <w:webHidden/>
          </w:rPr>
          <w:tab/>
        </w:r>
        <w:r w:rsidR="00933DEC">
          <w:rPr>
            <w:noProof/>
            <w:webHidden/>
          </w:rPr>
          <w:fldChar w:fldCharType="begin"/>
        </w:r>
        <w:r w:rsidR="00933DEC">
          <w:rPr>
            <w:noProof/>
            <w:webHidden/>
          </w:rPr>
          <w:instrText xml:space="preserve"> PAGEREF _Toc478569336 \h </w:instrText>
        </w:r>
        <w:r w:rsidR="00933DEC">
          <w:rPr>
            <w:noProof/>
            <w:webHidden/>
          </w:rPr>
        </w:r>
        <w:r w:rsidR="00933DEC">
          <w:rPr>
            <w:noProof/>
            <w:webHidden/>
          </w:rPr>
          <w:fldChar w:fldCharType="separate"/>
        </w:r>
        <w:r w:rsidR="00933DEC">
          <w:rPr>
            <w:noProof/>
            <w:webHidden/>
          </w:rPr>
          <w:t>1</w:t>
        </w:r>
        <w:r w:rsidR="00933DEC">
          <w:rPr>
            <w:noProof/>
            <w:webHidden/>
          </w:rPr>
          <w:fldChar w:fldCharType="end"/>
        </w:r>
      </w:hyperlink>
    </w:p>
    <w:p w14:paraId="136A9504" w14:textId="043F8263" w:rsidR="00933DEC" w:rsidRDefault="00082B9B">
      <w:pPr>
        <w:pStyle w:val="21"/>
        <w:tabs>
          <w:tab w:val="right" w:leader="dot" w:pos="8296"/>
        </w:tabs>
        <w:ind w:left="480"/>
        <w:rPr>
          <w:rFonts w:asciiTheme="minorHAnsi" w:eastAsiaTheme="minorEastAsia" w:hAnsiTheme="minorHAnsi"/>
          <w:noProof/>
          <w:sz w:val="21"/>
        </w:rPr>
      </w:pPr>
      <w:hyperlink w:anchor="_Toc478569337" w:history="1">
        <w:r w:rsidR="00933DEC" w:rsidRPr="00EF2094">
          <w:rPr>
            <w:rStyle w:val="a4"/>
            <w:noProof/>
          </w:rPr>
          <w:t xml:space="preserve">1.1 </w:t>
        </w:r>
        <w:r w:rsidR="00933DEC" w:rsidRPr="00EF2094">
          <w:rPr>
            <w:rStyle w:val="a4"/>
            <w:noProof/>
          </w:rPr>
          <w:t>研究背景</w:t>
        </w:r>
        <w:r w:rsidR="00933DEC">
          <w:rPr>
            <w:noProof/>
            <w:webHidden/>
          </w:rPr>
          <w:tab/>
        </w:r>
        <w:r w:rsidR="00933DEC">
          <w:rPr>
            <w:noProof/>
            <w:webHidden/>
          </w:rPr>
          <w:fldChar w:fldCharType="begin"/>
        </w:r>
        <w:r w:rsidR="00933DEC">
          <w:rPr>
            <w:noProof/>
            <w:webHidden/>
          </w:rPr>
          <w:instrText xml:space="preserve"> PAGEREF _Toc478569337 \h </w:instrText>
        </w:r>
        <w:r w:rsidR="00933DEC">
          <w:rPr>
            <w:noProof/>
            <w:webHidden/>
          </w:rPr>
        </w:r>
        <w:r w:rsidR="00933DEC">
          <w:rPr>
            <w:noProof/>
            <w:webHidden/>
          </w:rPr>
          <w:fldChar w:fldCharType="separate"/>
        </w:r>
        <w:r w:rsidR="00933DEC">
          <w:rPr>
            <w:noProof/>
            <w:webHidden/>
          </w:rPr>
          <w:t>1</w:t>
        </w:r>
        <w:r w:rsidR="00933DEC">
          <w:rPr>
            <w:noProof/>
            <w:webHidden/>
          </w:rPr>
          <w:fldChar w:fldCharType="end"/>
        </w:r>
      </w:hyperlink>
    </w:p>
    <w:p w14:paraId="7AE3836E" w14:textId="2DEE61A9" w:rsidR="00933DEC" w:rsidRDefault="00082B9B">
      <w:pPr>
        <w:pStyle w:val="21"/>
        <w:tabs>
          <w:tab w:val="right" w:leader="dot" w:pos="8296"/>
        </w:tabs>
        <w:ind w:left="480"/>
        <w:rPr>
          <w:rFonts w:asciiTheme="minorHAnsi" w:eastAsiaTheme="minorEastAsia" w:hAnsiTheme="minorHAnsi"/>
          <w:noProof/>
          <w:sz w:val="21"/>
        </w:rPr>
      </w:pPr>
      <w:hyperlink w:anchor="_Toc478569338" w:history="1">
        <w:r w:rsidR="00933DEC" w:rsidRPr="00EF2094">
          <w:rPr>
            <w:rStyle w:val="a4"/>
            <w:noProof/>
          </w:rPr>
          <w:t xml:space="preserve">1.2 </w:t>
        </w:r>
        <w:r w:rsidR="00933DEC" w:rsidRPr="00EF2094">
          <w:rPr>
            <w:rStyle w:val="a4"/>
            <w:noProof/>
          </w:rPr>
          <w:t>论文工作</w:t>
        </w:r>
        <w:r w:rsidR="00933DEC">
          <w:rPr>
            <w:noProof/>
            <w:webHidden/>
          </w:rPr>
          <w:tab/>
        </w:r>
        <w:r w:rsidR="00933DEC">
          <w:rPr>
            <w:noProof/>
            <w:webHidden/>
          </w:rPr>
          <w:fldChar w:fldCharType="begin"/>
        </w:r>
        <w:r w:rsidR="00933DEC">
          <w:rPr>
            <w:noProof/>
            <w:webHidden/>
          </w:rPr>
          <w:instrText xml:space="preserve"> PAGEREF _Toc478569338 \h </w:instrText>
        </w:r>
        <w:r w:rsidR="00933DEC">
          <w:rPr>
            <w:noProof/>
            <w:webHidden/>
          </w:rPr>
        </w:r>
        <w:r w:rsidR="00933DEC">
          <w:rPr>
            <w:noProof/>
            <w:webHidden/>
          </w:rPr>
          <w:fldChar w:fldCharType="separate"/>
        </w:r>
        <w:r w:rsidR="00933DEC">
          <w:rPr>
            <w:noProof/>
            <w:webHidden/>
          </w:rPr>
          <w:t>2</w:t>
        </w:r>
        <w:r w:rsidR="00933DEC">
          <w:rPr>
            <w:noProof/>
            <w:webHidden/>
          </w:rPr>
          <w:fldChar w:fldCharType="end"/>
        </w:r>
      </w:hyperlink>
    </w:p>
    <w:p w14:paraId="05361005" w14:textId="242F20FA" w:rsidR="00933DEC" w:rsidRDefault="00082B9B">
      <w:pPr>
        <w:pStyle w:val="21"/>
        <w:tabs>
          <w:tab w:val="right" w:leader="dot" w:pos="8296"/>
        </w:tabs>
        <w:ind w:left="480"/>
        <w:rPr>
          <w:rFonts w:asciiTheme="minorHAnsi" w:eastAsiaTheme="minorEastAsia" w:hAnsiTheme="minorHAnsi"/>
          <w:noProof/>
          <w:sz w:val="21"/>
        </w:rPr>
      </w:pPr>
      <w:hyperlink w:anchor="_Toc478569339" w:history="1">
        <w:r w:rsidR="00933DEC" w:rsidRPr="00EF2094">
          <w:rPr>
            <w:rStyle w:val="a4"/>
            <w:noProof/>
          </w:rPr>
          <w:t xml:space="preserve">1.3 </w:t>
        </w:r>
        <w:r w:rsidR="00933DEC" w:rsidRPr="00EF2094">
          <w:rPr>
            <w:rStyle w:val="a4"/>
            <w:noProof/>
          </w:rPr>
          <w:t>论</w:t>
        </w:r>
        <w:r w:rsidR="00933DEC" w:rsidRPr="00EF2094">
          <w:rPr>
            <w:rStyle w:val="a4"/>
            <w:noProof/>
          </w:rPr>
          <w:t>文组织</w:t>
        </w:r>
        <w:r w:rsidR="00933DEC">
          <w:rPr>
            <w:noProof/>
            <w:webHidden/>
          </w:rPr>
          <w:tab/>
        </w:r>
        <w:r w:rsidR="00933DEC">
          <w:rPr>
            <w:noProof/>
            <w:webHidden/>
          </w:rPr>
          <w:fldChar w:fldCharType="begin"/>
        </w:r>
        <w:r w:rsidR="00933DEC">
          <w:rPr>
            <w:noProof/>
            <w:webHidden/>
          </w:rPr>
          <w:instrText xml:space="preserve"> PAGEREF _Toc478569339 \h </w:instrText>
        </w:r>
        <w:r w:rsidR="00933DEC">
          <w:rPr>
            <w:noProof/>
            <w:webHidden/>
          </w:rPr>
        </w:r>
        <w:r w:rsidR="00933DEC">
          <w:rPr>
            <w:noProof/>
            <w:webHidden/>
          </w:rPr>
          <w:fldChar w:fldCharType="separate"/>
        </w:r>
        <w:r w:rsidR="00933DEC">
          <w:rPr>
            <w:noProof/>
            <w:webHidden/>
          </w:rPr>
          <w:t>3</w:t>
        </w:r>
        <w:r w:rsidR="00933DEC">
          <w:rPr>
            <w:noProof/>
            <w:webHidden/>
          </w:rPr>
          <w:fldChar w:fldCharType="end"/>
        </w:r>
      </w:hyperlink>
    </w:p>
    <w:p w14:paraId="06114971" w14:textId="0CB56539" w:rsidR="00933DEC" w:rsidRDefault="00082B9B">
      <w:pPr>
        <w:pStyle w:val="11"/>
        <w:tabs>
          <w:tab w:val="left" w:pos="1050"/>
        </w:tabs>
        <w:rPr>
          <w:rFonts w:asciiTheme="minorHAnsi" w:eastAsiaTheme="minorEastAsia" w:hAnsiTheme="minorHAnsi"/>
          <w:noProof/>
          <w:sz w:val="21"/>
        </w:rPr>
      </w:pPr>
      <w:hyperlink w:anchor="_Toc478569340" w:history="1">
        <w:r w:rsidR="00933DEC" w:rsidRPr="00EF2094">
          <w:rPr>
            <w:rStyle w:val="a4"/>
            <w:noProof/>
          </w:rPr>
          <w:t>第二章</w:t>
        </w:r>
        <w:r w:rsidR="00933DEC">
          <w:rPr>
            <w:rFonts w:asciiTheme="minorHAnsi" w:eastAsiaTheme="minorEastAsia" w:hAnsiTheme="minorHAnsi"/>
            <w:noProof/>
            <w:sz w:val="21"/>
          </w:rPr>
          <w:tab/>
        </w:r>
        <w:r w:rsidR="00933DEC" w:rsidRPr="00EF2094">
          <w:rPr>
            <w:rStyle w:val="a4"/>
            <w:noProof/>
          </w:rPr>
          <w:t>图计算相关工作</w:t>
        </w:r>
        <w:r w:rsidR="00933DEC">
          <w:rPr>
            <w:noProof/>
            <w:webHidden/>
          </w:rPr>
          <w:tab/>
        </w:r>
        <w:r w:rsidR="00933DEC">
          <w:rPr>
            <w:noProof/>
            <w:webHidden/>
          </w:rPr>
          <w:fldChar w:fldCharType="begin"/>
        </w:r>
        <w:r w:rsidR="00933DEC">
          <w:rPr>
            <w:noProof/>
            <w:webHidden/>
          </w:rPr>
          <w:instrText xml:space="preserve"> PAGEREF _Toc478569340 \h </w:instrText>
        </w:r>
        <w:r w:rsidR="00933DEC">
          <w:rPr>
            <w:noProof/>
            <w:webHidden/>
          </w:rPr>
        </w:r>
        <w:r w:rsidR="00933DEC">
          <w:rPr>
            <w:noProof/>
            <w:webHidden/>
          </w:rPr>
          <w:fldChar w:fldCharType="separate"/>
        </w:r>
        <w:r w:rsidR="00933DEC">
          <w:rPr>
            <w:noProof/>
            <w:webHidden/>
          </w:rPr>
          <w:t>5</w:t>
        </w:r>
        <w:r w:rsidR="00933DEC">
          <w:rPr>
            <w:noProof/>
            <w:webHidden/>
          </w:rPr>
          <w:fldChar w:fldCharType="end"/>
        </w:r>
      </w:hyperlink>
    </w:p>
    <w:p w14:paraId="603B1B50" w14:textId="4CCEE286"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41" w:history="1">
        <w:r w:rsidR="00933DEC" w:rsidRPr="00EF2094">
          <w:rPr>
            <w:rStyle w:val="a4"/>
            <w:noProof/>
          </w:rPr>
          <w:t>2.1</w:t>
        </w:r>
        <w:r w:rsidR="00933DEC">
          <w:rPr>
            <w:rFonts w:asciiTheme="minorHAnsi" w:eastAsiaTheme="minorEastAsia" w:hAnsiTheme="minorHAnsi"/>
            <w:noProof/>
            <w:sz w:val="21"/>
          </w:rPr>
          <w:tab/>
        </w:r>
        <w:r w:rsidR="00933DEC" w:rsidRPr="00EF2094">
          <w:rPr>
            <w:rStyle w:val="a4"/>
            <w:noProof/>
          </w:rPr>
          <w:t>问题定义</w:t>
        </w:r>
        <w:r w:rsidR="00933DEC">
          <w:rPr>
            <w:noProof/>
            <w:webHidden/>
          </w:rPr>
          <w:tab/>
        </w:r>
        <w:r w:rsidR="00933DEC">
          <w:rPr>
            <w:noProof/>
            <w:webHidden/>
          </w:rPr>
          <w:fldChar w:fldCharType="begin"/>
        </w:r>
        <w:r w:rsidR="00933DEC">
          <w:rPr>
            <w:noProof/>
            <w:webHidden/>
          </w:rPr>
          <w:instrText xml:space="preserve"> PAGEREF _Toc478569341 \h </w:instrText>
        </w:r>
        <w:r w:rsidR="00933DEC">
          <w:rPr>
            <w:noProof/>
            <w:webHidden/>
          </w:rPr>
        </w:r>
        <w:r w:rsidR="00933DEC">
          <w:rPr>
            <w:noProof/>
            <w:webHidden/>
          </w:rPr>
          <w:fldChar w:fldCharType="separate"/>
        </w:r>
        <w:r w:rsidR="00933DEC">
          <w:rPr>
            <w:noProof/>
            <w:webHidden/>
          </w:rPr>
          <w:t>5</w:t>
        </w:r>
        <w:r w:rsidR="00933DEC">
          <w:rPr>
            <w:noProof/>
            <w:webHidden/>
          </w:rPr>
          <w:fldChar w:fldCharType="end"/>
        </w:r>
      </w:hyperlink>
    </w:p>
    <w:p w14:paraId="5693ACCB" w14:textId="6B63CCD5"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42" w:history="1">
        <w:r w:rsidR="00933DEC" w:rsidRPr="00EF2094">
          <w:rPr>
            <w:rStyle w:val="a4"/>
            <w:noProof/>
          </w:rPr>
          <w:t>2.2</w:t>
        </w:r>
        <w:r w:rsidR="00933DEC">
          <w:rPr>
            <w:rFonts w:asciiTheme="minorHAnsi" w:eastAsiaTheme="minorEastAsia" w:hAnsiTheme="minorHAnsi"/>
            <w:noProof/>
            <w:sz w:val="21"/>
          </w:rPr>
          <w:tab/>
        </w:r>
        <w:r w:rsidR="00933DEC" w:rsidRPr="00EF2094">
          <w:rPr>
            <w:rStyle w:val="a4"/>
            <w:noProof/>
          </w:rPr>
          <w:t>关键技术</w:t>
        </w:r>
        <w:r w:rsidR="00933DEC">
          <w:rPr>
            <w:noProof/>
            <w:webHidden/>
          </w:rPr>
          <w:tab/>
        </w:r>
        <w:r w:rsidR="00933DEC">
          <w:rPr>
            <w:noProof/>
            <w:webHidden/>
          </w:rPr>
          <w:fldChar w:fldCharType="begin"/>
        </w:r>
        <w:r w:rsidR="00933DEC">
          <w:rPr>
            <w:noProof/>
            <w:webHidden/>
          </w:rPr>
          <w:instrText xml:space="preserve"> PAGEREF _Toc478569342 \h </w:instrText>
        </w:r>
        <w:r w:rsidR="00933DEC">
          <w:rPr>
            <w:noProof/>
            <w:webHidden/>
          </w:rPr>
        </w:r>
        <w:r w:rsidR="00933DEC">
          <w:rPr>
            <w:noProof/>
            <w:webHidden/>
          </w:rPr>
          <w:fldChar w:fldCharType="separate"/>
        </w:r>
        <w:r w:rsidR="00933DEC">
          <w:rPr>
            <w:noProof/>
            <w:webHidden/>
          </w:rPr>
          <w:t>6</w:t>
        </w:r>
        <w:r w:rsidR="00933DEC">
          <w:rPr>
            <w:noProof/>
            <w:webHidden/>
          </w:rPr>
          <w:fldChar w:fldCharType="end"/>
        </w:r>
      </w:hyperlink>
    </w:p>
    <w:p w14:paraId="7A58D4B0" w14:textId="0FF07C38"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43" w:history="1">
        <w:r w:rsidR="00933DEC" w:rsidRPr="00EF2094">
          <w:rPr>
            <w:rStyle w:val="a4"/>
            <w:noProof/>
          </w:rPr>
          <w:t>2.2.1</w:t>
        </w:r>
        <w:r w:rsidR="00933DEC">
          <w:rPr>
            <w:rFonts w:asciiTheme="minorHAnsi" w:eastAsiaTheme="minorEastAsia" w:hAnsiTheme="minorHAnsi"/>
            <w:noProof/>
            <w:sz w:val="21"/>
          </w:rPr>
          <w:tab/>
        </w:r>
        <w:r w:rsidR="00933DEC" w:rsidRPr="00EF2094">
          <w:rPr>
            <w:rStyle w:val="a4"/>
            <w:noProof/>
          </w:rPr>
          <w:t>图的划分</w:t>
        </w:r>
        <w:r w:rsidR="00933DEC">
          <w:rPr>
            <w:noProof/>
            <w:webHidden/>
          </w:rPr>
          <w:tab/>
        </w:r>
        <w:r w:rsidR="00933DEC">
          <w:rPr>
            <w:noProof/>
            <w:webHidden/>
          </w:rPr>
          <w:fldChar w:fldCharType="begin"/>
        </w:r>
        <w:r w:rsidR="00933DEC">
          <w:rPr>
            <w:noProof/>
            <w:webHidden/>
          </w:rPr>
          <w:instrText xml:space="preserve"> PAGEREF _Toc478569343 \h </w:instrText>
        </w:r>
        <w:r w:rsidR="00933DEC">
          <w:rPr>
            <w:noProof/>
            <w:webHidden/>
          </w:rPr>
        </w:r>
        <w:r w:rsidR="00933DEC">
          <w:rPr>
            <w:noProof/>
            <w:webHidden/>
          </w:rPr>
          <w:fldChar w:fldCharType="separate"/>
        </w:r>
        <w:r w:rsidR="00933DEC">
          <w:rPr>
            <w:noProof/>
            <w:webHidden/>
          </w:rPr>
          <w:t>7</w:t>
        </w:r>
        <w:r w:rsidR="00933DEC">
          <w:rPr>
            <w:noProof/>
            <w:webHidden/>
          </w:rPr>
          <w:fldChar w:fldCharType="end"/>
        </w:r>
      </w:hyperlink>
    </w:p>
    <w:p w14:paraId="3CE46830" w14:textId="317165DD"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44" w:history="1">
        <w:r w:rsidR="00933DEC" w:rsidRPr="00EF2094">
          <w:rPr>
            <w:rStyle w:val="a4"/>
            <w:noProof/>
          </w:rPr>
          <w:t>2.2.2</w:t>
        </w:r>
        <w:r w:rsidR="00933DEC">
          <w:rPr>
            <w:rFonts w:asciiTheme="minorHAnsi" w:eastAsiaTheme="minorEastAsia" w:hAnsiTheme="minorHAnsi"/>
            <w:noProof/>
            <w:sz w:val="21"/>
          </w:rPr>
          <w:tab/>
        </w:r>
        <w:r w:rsidR="00933DEC" w:rsidRPr="00EF2094">
          <w:rPr>
            <w:rStyle w:val="a4"/>
            <w:noProof/>
          </w:rPr>
          <w:t>编程模型</w:t>
        </w:r>
        <w:r w:rsidR="00933DEC">
          <w:rPr>
            <w:noProof/>
            <w:webHidden/>
          </w:rPr>
          <w:tab/>
        </w:r>
        <w:r w:rsidR="00933DEC">
          <w:rPr>
            <w:noProof/>
            <w:webHidden/>
          </w:rPr>
          <w:fldChar w:fldCharType="begin"/>
        </w:r>
        <w:r w:rsidR="00933DEC">
          <w:rPr>
            <w:noProof/>
            <w:webHidden/>
          </w:rPr>
          <w:instrText xml:space="preserve"> PAGEREF _Toc478569344 \h </w:instrText>
        </w:r>
        <w:r w:rsidR="00933DEC">
          <w:rPr>
            <w:noProof/>
            <w:webHidden/>
          </w:rPr>
        </w:r>
        <w:r w:rsidR="00933DEC">
          <w:rPr>
            <w:noProof/>
            <w:webHidden/>
          </w:rPr>
          <w:fldChar w:fldCharType="separate"/>
        </w:r>
        <w:r w:rsidR="00933DEC">
          <w:rPr>
            <w:noProof/>
            <w:webHidden/>
          </w:rPr>
          <w:t>8</w:t>
        </w:r>
        <w:r w:rsidR="00933DEC">
          <w:rPr>
            <w:noProof/>
            <w:webHidden/>
          </w:rPr>
          <w:fldChar w:fldCharType="end"/>
        </w:r>
      </w:hyperlink>
    </w:p>
    <w:p w14:paraId="217DC3D8" w14:textId="61415245"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45" w:history="1">
        <w:r w:rsidR="00933DEC" w:rsidRPr="00EF2094">
          <w:rPr>
            <w:rStyle w:val="a4"/>
            <w:noProof/>
          </w:rPr>
          <w:t>2.2.3</w:t>
        </w:r>
        <w:r w:rsidR="00933DEC">
          <w:rPr>
            <w:rFonts w:asciiTheme="minorHAnsi" w:eastAsiaTheme="minorEastAsia" w:hAnsiTheme="minorHAnsi"/>
            <w:noProof/>
            <w:sz w:val="21"/>
          </w:rPr>
          <w:tab/>
        </w:r>
        <w:r w:rsidR="00933DEC" w:rsidRPr="00EF2094">
          <w:rPr>
            <w:rStyle w:val="a4"/>
            <w:noProof/>
          </w:rPr>
          <w:t>计算模型</w:t>
        </w:r>
        <w:r w:rsidR="00933DEC">
          <w:rPr>
            <w:noProof/>
            <w:webHidden/>
          </w:rPr>
          <w:tab/>
        </w:r>
        <w:r w:rsidR="00933DEC">
          <w:rPr>
            <w:noProof/>
            <w:webHidden/>
          </w:rPr>
          <w:fldChar w:fldCharType="begin"/>
        </w:r>
        <w:r w:rsidR="00933DEC">
          <w:rPr>
            <w:noProof/>
            <w:webHidden/>
          </w:rPr>
          <w:instrText xml:space="preserve"> PAGEREF _Toc478569345 \h </w:instrText>
        </w:r>
        <w:r w:rsidR="00933DEC">
          <w:rPr>
            <w:noProof/>
            <w:webHidden/>
          </w:rPr>
        </w:r>
        <w:r w:rsidR="00933DEC">
          <w:rPr>
            <w:noProof/>
            <w:webHidden/>
          </w:rPr>
          <w:fldChar w:fldCharType="separate"/>
        </w:r>
        <w:r w:rsidR="00933DEC">
          <w:rPr>
            <w:noProof/>
            <w:webHidden/>
          </w:rPr>
          <w:t>9</w:t>
        </w:r>
        <w:r w:rsidR="00933DEC">
          <w:rPr>
            <w:noProof/>
            <w:webHidden/>
          </w:rPr>
          <w:fldChar w:fldCharType="end"/>
        </w:r>
      </w:hyperlink>
    </w:p>
    <w:p w14:paraId="70CEF71A" w14:textId="0392D926"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46" w:history="1">
        <w:r w:rsidR="00933DEC" w:rsidRPr="00EF2094">
          <w:rPr>
            <w:rStyle w:val="a4"/>
            <w:noProof/>
          </w:rPr>
          <w:t>2.3</w:t>
        </w:r>
        <w:r w:rsidR="00933DEC">
          <w:rPr>
            <w:rFonts w:asciiTheme="minorHAnsi" w:eastAsiaTheme="minorEastAsia" w:hAnsiTheme="minorHAnsi"/>
            <w:noProof/>
            <w:sz w:val="21"/>
          </w:rPr>
          <w:tab/>
        </w:r>
        <w:r w:rsidR="00933DEC" w:rsidRPr="00EF2094">
          <w:rPr>
            <w:rStyle w:val="a4"/>
            <w:noProof/>
          </w:rPr>
          <w:t>常见图计算系统</w:t>
        </w:r>
        <w:r w:rsidR="00933DEC">
          <w:rPr>
            <w:noProof/>
            <w:webHidden/>
          </w:rPr>
          <w:tab/>
        </w:r>
        <w:r w:rsidR="00933DEC">
          <w:rPr>
            <w:noProof/>
            <w:webHidden/>
          </w:rPr>
          <w:fldChar w:fldCharType="begin"/>
        </w:r>
        <w:r w:rsidR="00933DEC">
          <w:rPr>
            <w:noProof/>
            <w:webHidden/>
          </w:rPr>
          <w:instrText xml:space="preserve"> PAGEREF _Toc478569346 \h </w:instrText>
        </w:r>
        <w:r w:rsidR="00933DEC">
          <w:rPr>
            <w:noProof/>
            <w:webHidden/>
          </w:rPr>
        </w:r>
        <w:r w:rsidR="00933DEC">
          <w:rPr>
            <w:noProof/>
            <w:webHidden/>
          </w:rPr>
          <w:fldChar w:fldCharType="separate"/>
        </w:r>
        <w:r w:rsidR="00933DEC">
          <w:rPr>
            <w:noProof/>
            <w:webHidden/>
          </w:rPr>
          <w:t>10</w:t>
        </w:r>
        <w:r w:rsidR="00933DEC">
          <w:rPr>
            <w:noProof/>
            <w:webHidden/>
          </w:rPr>
          <w:fldChar w:fldCharType="end"/>
        </w:r>
      </w:hyperlink>
    </w:p>
    <w:p w14:paraId="4EEAA525" w14:textId="25C52581"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47" w:history="1">
        <w:r w:rsidR="00933DEC" w:rsidRPr="00EF2094">
          <w:rPr>
            <w:rStyle w:val="a4"/>
            <w:noProof/>
          </w:rPr>
          <w:t>2.3.1</w:t>
        </w:r>
        <w:r w:rsidR="00933DEC">
          <w:rPr>
            <w:rFonts w:asciiTheme="minorHAnsi" w:eastAsiaTheme="minorEastAsia" w:hAnsiTheme="minorHAnsi"/>
            <w:noProof/>
            <w:sz w:val="21"/>
          </w:rPr>
          <w:tab/>
        </w:r>
        <w:r w:rsidR="00933DEC" w:rsidRPr="00EF2094">
          <w:rPr>
            <w:rStyle w:val="a4"/>
            <w:noProof/>
          </w:rPr>
          <w:t>批处理图计算</w:t>
        </w:r>
        <w:r w:rsidR="00933DEC">
          <w:rPr>
            <w:noProof/>
            <w:webHidden/>
          </w:rPr>
          <w:tab/>
        </w:r>
        <w:r w:rsidR="00933DEC">
          <w:rPr>
            <w:noProof/>
            <w:webHidden/>
          </w:rPr>
          <w:fldChar w:fldCharType="begin"/>
        </w:r>
        <w:r w:rsidR="00933DEC">
          <w:rPr>
            <w:noProof/>
            <w:webHidden/>
          </w:rPr>
          <w:instrText xml:space="preserve"> PAGEREF _Toc478569347 \h </w:instrText>
        </w:r>
        <w:r w:rsidR="00933DEC">
          <w:rPr>
            <w:noProof/>
            <w:webHidden/>
          </w:rPr>
        </w:r>
        <w:r w:rsidR="00933DEC">
          <w:rPr>
            <w:noProof/>
            <w:webHidden/>
          </w:rPr>
          <w:fldChar w:fldCharType="separate"/>
        </w:r>
        <w:r w:rsidR="00933DEC">
          <w:rPr>
            <w:noProof/>
            <w:webHidden/>
          </w:rPr>
          <w:t>10</w:t>
        </w:r>
        <w:r w:rsidR="00933DEC">
          <w:rPr>
            <w:noProof/>
            <w:webHidden/>
          </w:rPr>
          <w:fldChar w:fldCharType="end"/>
        </w:r>
      </w:hyperlink>
    </w:p>
    <w:p w14:paraId="1ACE4A4B" w14:textId="61B940CC"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48" w:history="1">
        <w:r w:rsidR="00933DEC" w:rsidRPr="00EF2094">
          <w:rPr>
            <w:rStyle w:val="a4"/>
            <w:noProof/>
          </w:rPr>
          <w:t>2.3.2</w:t>
        </w:r>
        <w:r w:rsidR="00933DEC">
          <w:rPr>
            <w:rFonts w:asciiTheme="minorHAnsi" w:eastAsiaTheme="minorEastAsia" w:hAnsiTheme="minorHAnsi"/>
            <w:noProof/>
            <w:sz w:val="21"/>
          </w:rPr>
          <w:tab/>
        </w:r>
        <w:r w:rsidR="00933DEC" w:rsidRPr="00EF2094">
          <w:rPr>
            <w:rStyle w:val="a4"/>
            <w:noProof/>
          </w:rPr>
          <w:t>流处理图计算</w:t>
        </w:r>
        <w:r w:rsidR="00933DEC">
          <w:rPr>
            <w:noProof/>
            <w:webHidden/>
          </w:rPr>
          <w:tab/>
        </w:r>
        <w:r w:rsidR="00933DEC">
          <w:rPr>
            <w:noProof/>
            <w:webHidden/>
          </w:rPr>
          <w:fldChar w:fldCharType="begin"/>
        </w:r>
        <w:r w:rsidR="00933DEC">
          <w:rPr>
            <w:noProof/>
            <w:webHidden/>
          </w:rPr>
          <w:instrText xml:space="preserve"> PAGEREF _Toc478569348 \h </w:instrText>
        </w:r>
        <w:r w:rsidR="00933DEC">
          <w:rPr>
            <w:noProof/>
            <w:webHidden/>
          </w:rPr>
        </w:r>
        <w:r w:rsidR="00933DEC">
          <w:rPr>
            <w:noProof/>
            <w:webHidden/>
          </w:rPr>
          <w:fldChar w:fldCharType="separate"/>
        </w:r>
        <w:r w:rsidR="00933DEC">
          <w:rPr>
            <w:noProof/>
            <w:webHidden/>
          </w:rPr>
          <w:t>12</w:t>
        </w:r>
        <w:r w:rsidR="00933DEC">
          <w:rPr>
            <w:noProof/>
            <w:webHidden/>
          </w:rPr>
          <w:fldChar w:fldCharType="end"/>
        </w:r>
      </w:hyperlink>
    </w:p>
    <w:p w14:paraId="7704EE84" w14:textId="1C8CEC4D"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49" w:history="1">
        <w:r w:rsidR="00933DEC" w:rsidRPr="00EF2094">
          <w:rPr>
            <w:rStyle w:val="a4"/>
            <w:noProof/>
          </w:rPr>
          <w:t>2.3.3</w:t>
        </w:r>
        <w:r w:rsidR="00933DEC">
          <w:rPr>
            <w:rFonts w:asciiTheme="minorHAnsi" w:eastAsiaTheme="minorEastAsia" w:hAnsiTheme="minorHAnsi"/>
            <w:noProof/>
            <w:sz w:val="21"/>
          </w:rPr>
          <w:tab/>
        </w:r>
        <w:r w:rsidR="00933DEC" w:rsidRPr="00EF2094">
          <w:rPr>
            <w:rStyle w:val="a4"/>
            <w:noProof/>
          </w:rPr>
          <w:t>常见图系统总结</w:t>
        </w:r>
        <w:r w:rsidR="00933DEC">
          <w:rPr>
            <w:noProof/>
            <w:webHidden/>
          </w:rPr>
          <w:tab/>
        </w:r>
        <w:r w:rsidR="00933DEC">
          <w:rPr>
            <w:noProof/>
            <w:webHidden/>
          </w:rPr>
          <w:fldChar w:fldCharType="begin"/>
        </w:r>
        <w:r w:rsidR="00933DEC">
          <w:rPr>
            <w:noProof/>
            <w:webHidden/>
          </w:rPr>
          <w:instrText xml:space="preserve"> PAGEREF _Toc478569349 \h </w:instrText>
        </w:r>
        <w:r w:rsidR="00933DEC">
          <w:rPr>
            <w:noProof/>
            <w:webHidden/>
          </w:rPr>
        </w:r>
        <w:r w:rsidR="00933DEC">
          <w:rPr>
            <w:noProof/>
            <w:webHidden/>
          </w:rPr>
          <w:fldChar w:fldCharType="separate"/>
        </w:r>
        <w:r w:rsidR="00933DEC">
          <w:rPr>
            <w:noProof/>
            <w:webHidden/>
          </w:rPr>
          <w:t>16</w:t>
        </w:r>
        <w:r w:rsidR="00933DEC">
          <w:rPr>
            <w:noProof/>
            <w:webHidden/>
          </w:rPr>
          <w:fldChar w:fldCharType="end"/>
        </w:r>
      </w:hyperlink>
    </w:p>
    <w:p w14:paraId="133F44E7" w14:textId="016E36AD"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50" w:history="1">
        <w:r w:rsidR="00933DEC" w:rsidRPr="00EF2094">
          <w:rPr>
            <w:rStyle w:val="a4"/>
            <w:noProof/>
          </w:rPr>
          <w:t>2.4</w:t>
        </w:r>
        <w:r w:rsidR="00933DEC">
          <w:rPr>
            <w:rFonts w:asciiTheme="minorHAnsi" w:eastAsiaTheme="minorEastAsia" w:hAnsiTheme="minorHAnsi"/>
            <w:noProof/>
            <w:sz w:val="21"/>
          </w:rPr>
          <w:tab/>
        </w:r>
        <w:r w:rsidR="00933DEC" w:rsidRPr="00EF2094">
          <w:rPr>
            <w:rStyle w:val="a4"/>
            <w:noProof/>
          </w:rPr>
          <w:t>存在问题</w:t>
        </w:r>
        <w:r w:rsidR="00933DEC">
          <w:rPr>
            <w:noProof/>
            <w:webHidden/>
          </w:rPr>
          <w:tab/>
        </w:r>
        <w:r w:rsidR="00933DEC">
          <w:rPr>
            <w:noProof/>
            <w:webHidden/>
          </w:rPr>
          <w:fldChar w:fldCharType="begin"/>
        </w:r>
        <w:r w:rsidR="00933DEC">
          <w:rPr>
            <w:noProof/>
            <w:webHidden/>
          </w:rPr>
          <w:instrText xml:space="preserve"> PAGEREF _Toc478569350 \h </w:instrText>
        </w:r>
        <w:r w:rsidR="00933DEC">
          <w:rPr>
            <w:noProof/>
            <w:webHidden/>
          </w:rPr>
        </w:r>
        <w:r w:rsidR="00933DEC">
          <w:rPr>
            <w:noProof/>
            <w:webHidden/>
          </w:rPr>
          <w:fldChar w:fldCharType="separate"/>
        </w:r>
        <w:r w:rsidR="00933DEC">
          <w:rPr>
            <w:noProof/>
            <w:webHidden/>
          </w:rPr>
          <w:t>16</w:t>
        </w:r>
        <w:r w:rsidR="00933DEC">
          <w:rPr>
            <w:noProof/>
            <w:webHidden/>
          </w:rPr>
          <w:fldChar w:fldCharType="end"/>
        </w:r>
      </w:hyperlink>
    </w:p>
    <w:p w14:paraId="7D430AA3" w14:textId="72CDD6B0"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51" w:history="1">
        <w:r w:rsidR="00933DEC" w:rsidRPr="00EF2094">
          <w:rPr>
            <w:rStyle w:val="a4"/>
            <w:noProof/>
          </w:rPr>
          <w:t>2.5</w:t>
        </w:r>
        <w:r w:rsidR="00933DEC">
          <w:rPr>
            <w:rFonts w:asciiTheme="minorHAnsi" w:eastAsiaTheme="minorEastAsia" w:hAnsiTheme="minorHAnsi"/>
            <w:noProof/>
            <w:sz w:val="21"/>
          </w:rPr>
          <w:tab/>
        </w:r>
        <w:r w:rsidR="00933DEC" w:rsidRPr="00EF2094">
          <w:rPr>
            <w:rStyle w:val="a4"/>
            <w:noProof/>
          </w:rPr>
          <w:t>本章小结</w:t>
        </w:r>
        <w:r w:rsidR="00933DEC">
          <w:rPr>
            <w:noProof/>
            <w:webHidden/>
          </w:rPr>
          <w:tab/>
        </w:r>
        <w:r w:rsidR="00933DEC">
          <w:rPr>
            <w:noProof/>
            <w:webHidden/>
          </w:rPr>
          <w:fldChar w:fldCharType="begin"/>
        </w:r>
        <w:r w:rsidR="00933DEC">
          <w:rPr>
            <w:noProof/>
            <w:webHidden/>
          </w:rPr>
          <w:instrText xml:space="preserve"> PAGEREF _Toc478569351 \h </w:instrText>
        </w:r>
        <w:r w:rsidR="00933DEC">
          <w:rPr>
            <w:noProof/>
            <w:webHidden/>
          </w:rPr>
        </w:r>
        <w:r w:rsidR="00933DEC">
          <w:rPr>
            <w:noProof/>
            <w:webHidden/>
          </w:rPr>
          <w:fldChar w:fldCharType="separate"/>
        </w:r>
        <w:r w:rsidR="00933DEC">
          <w:rPr>
            <w:noProof/>
            <w:webHidden/>
          </w:rPr>
          <w:t>17</w:t>
        </w:r>
        <w:r w:rsidR="00933DEC">
          <w:rPr>
            <w:noProof/>
            <w:webHidden/>
          </w:rPr>
          <w:fldChar w:fldCharType="end"/>
        </w:r>
      </w:hyperlink>
    </w:p>
    <w:p w14:paraId="0FFBFC50" w14:textId="182D74FD" w:rsidR="00933DEC" w:rsidRDefault="00082B9B">
      <w:pPr>
        <w:pStyle w:val="11"/>
        <w:tabs>
          <w:tab w:val="left" w:pos="1050"/>
        </w:tabs>
        <w:rPr>
          <w:rFonts w:asciiTheme="minorHAnsi" w:eastAsiaTheme="minorEastAsia" w:hAnsiTheme="minorHAnsi"/>
          <w:noProof/>
          <w:sz w:val="21"/>
        </w:rPr>
      </w:pPr>
      <w:hyperlink w:anchor="_Toc478569352" w:history="1">
        <w:r w:rsidR="00933DEC" w:rsidRPr="00EF2094">
          <w:rPr>
            <w:rStyle w:val="a4"/>
            <w:noProof/>
          </w:rPr>
          <w:t>第三章</w:t>
        </w:r>
        <w:r w:rsidR="00933DEC">
          <w:rPr>
            <w:rFonts w:asciiTheme="minorHAnsi" w:eastAsiaTheme="minorEastAsia" w:hAnsiTheme="minorHAnsi"/>
            <w:noProof/>
            <w:sz w:val="21"/>
          </w:rPr>
          <w:tab/>
        </w:r>
        <w:r w:rsidR="00933DEC" w:rsidRPr="00EF2094">
          <w:rPr>
            <w:rStyle w:val="a4"/>
            <w:noProof/>
          </w:rPr>
          <w:t>基于状态更新的流式图计算模型</w:t>
        </w:r>
        <w:r w:rsidR="00933DEC">
          <w:rPr>
            <w:noProof/>
            <w:webHidden/>
          </w:rPr>
          <w:tab/>
        </w:r>
        <w:r w:rsidR="00933DEC">
          <w:rPr>
            <w:noProof/>
            <w:webHidden/>
          </w:rPr>
          <w:fldChar w:fldCharType="begin"/>
        </w:r>
        <w:r w:rsidR="00933DEC">
          <w:rPr>
            <w:noProof/>
            <w:webHidden/>
          </w:rPr>
          <w:instrText xml:space="preserve"> PAGEREF _Toc478569352 \h </w:instrText>
        </w:r>
        <w:r w:rsidR="00933DEC">
          <w:rPr>
            <w:noProof/>
            <w:webHidden/>
          </w:rPr>
        </w:r>
        <w:r w:rsidR="00933DEC">
          <w:rPr>
            <w:noProof/>
            <w:webHidden/>
          </w:rPr>
          <w:fldChar w:fldCharType="separate"/>
        </w:r>
        <w:r w:rsidR="00933DEC">
          <w:rPr>
            <w:noProof/>
            <w:webHidden/>
          </w:rPr>
          <w:t>19</w:t>
        </w:r>
        <w:r w:rsidR="00933DEC">
          <w:rPr>
            <w:noProof/>
            <w:webHidden/>
          </w:rPr>
          <w:fldChar w:fldCharType="end"/>
        </w:r>
      </w:hyperlink>
    </w:p>
    <w:p w14:paraId="510B4E85" w14:textId="555C36DF"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53" w:history="1">
        <w:r w:rsidR="00933DEC" w:rsidRPr="00EF2094">
          <w:rPr>
            <w:rStyle w:val="a4"/>
            <w:noProof/>
          </w:rPr>
          <w:t>3.1</w:t>
        </w:r>
        <w:r w:rsidR="00933DEC">
          <w:rPr>
            <w:rFonts w:asciiTheme="minorHAnsi" w:eastAsiaTheme="minorEastAsia" w:hAnsiTheme="minorHAnsi"/>
            <w:noProof/>
            <w:sz w:val="21"/>
          </w:rPr>
          <w:tab/>
        </w:r>
        <w:r w:rsidR="00933DEC" w:rsidRPr="00EF2094">
          <w:rPr>
            <w:rStyle w:val="a4"/>
            <w:noProof/>
          </w:rPr>
          <w:t>流</w:t>
        </w:r>
        <w:r w:rsidR="00933DEC" w:rsidRPr="00EF2094">
          <w:rPr>
            <w:rStyle w:val="a4"/>
            <w:noProof/>
          </w:rPr>
          <w:t>式</w:t>
        </w:r>
        <w:r w:rsidR="00933DEC" w:rsidRPr="00EF2094">
          <w:rPr>
            <w:rStyle w:val="a4"/>
            <w:noProof/>
          </w:rPr>
          <w:t>场景下的图算法特征分析</w:t>
        </w:r>
        <w:r w:rsidR="00933DEC">
          <w:rPr>
            <w:noProof/>
            <w:webHidden/>
          </w:rPr>
          <w:tab/>
        </w:r>
        <w:r w:rsidR="00933DEC">
          <w:rPr>
            <w:noProof/>
            <w:webHidden/>
          </w:rPr>
          <w:fldChar w:fldCharType="begin"/>
        </w:r>
        <w:r w:rsidR="00933DEC">
          <w:rPr>
            <w:noProof/>
            <w:webHidden/>
          </w:rPr>
          <w:instrText xml:space="preserve"> PAGEREF _Toc478569353 \h </w:instrText>
        </w:r>
        <w:r w:rsidR="00933DEC">
          <w:rPr>
            <w:noProof/>
            <w:webHidden/>
          </w:rPr>
        </w:r>
        <w:r w:rsidR="00933DEC">
          <w:rPr>
            <w:noProof/>
            <w:webHidden/>
          </w:rPr>
          <w:fldChar w:fldCharType="separate"/>
        </w:r>
        <w:r w:rsidR="00933DEC">
          <w:rPr>
            <w:noProof/>
            <w:webHidden/>
          </w:rPr>
          <w:t>19</w:t>
        </w:r>
        <w:r w:rsidR="00933DEC">
          <w:rPr>
            <w:noProof/>
            <w:webHidden/>
          </w:rPr>
          <w:fldChar w:fldCharType="end"/>
        </w:r>
      </w:hyperlink>
    </w:p>
    <w:p w14:paraId="39D02CC4" w14:textId="4E535954"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54" w:history="1">
        <w:r w:rsidR="00933DEC" w:rsidRPr="00EF2094">
          <w:rPr>
            <w:rStyle w:val="a4"/>
            <w:noProof/>
          </w:rPr>
          <w:t>3.1.1</w:t>
        </w:r>
        <w:r w:rsidR="00933DEC">
          <w:rPr>
            <w:rFonts w:asciiTheme="minorHAnsi" w:eastAsiaTheme="minorEastAsia" w:hAnsiTheme="minorHAnsi"/>
            <w:noProof/>
            <w:sz w:val="21"/>
          </w:rPr>
          <w:tab/>
        </w:r>
        <w:r w:rsidR="00933DEC" w:rsidRPr="00EF2094">
          <w:rPr>
            <w:rStyle w:val="a4"/>
            <w:rFonts w:cs="Times New Roman"/>
            <w:noProof/>
          </w:rPr>
          <w:t>Degree</w:t>
        </w:r>
        <w:r w:rsidR="00933DEC" w:rsidRPr="00EF2094">
          <w:rPr>
            <w:rStyle w:val="a4"/>
            <w:noProof/>
          </w:rPr>
          <w:t xml:space="preserve"> </w:t>
        </w:r>
        <w:r w:rsidR="00933DEC" w:rsidRPr="00EF2094">
          <w:rPr>
            <w:rStyle w:val="a4"/>
            <w:rFonts w:cs="Times New Roman"/>
            <w:noProof/>
          </w:rPr>
          <w:t>Distribution</w:t>
        </w:r>
        <w:r w:rsidR="00933DEC">
          <w:rPr>
            <w:noProof/>
            <w:webHidden/>
          </w:rPr>
          <w:tab/>
        </w:r>
        <w:r w:rsidR="00933DEC">
          <w:rPr>
            <w:noProof/>
            <w:webHidden/>
          </w:rPr>
          <w:fldChar w:fldCharType="begin"/>
        </w:r>
        <w:r w:rsidR="00933DEC">
          <w:rPr>
            <w:noProof/>
            <w:webHidden/>
          </w:rPr>
          <w:instrText xml:space="preserve"> PAGEREF _Toc478569354 \h </w:instrText>
        </w:r>
        <w:r w:rsidR="00933DEC">
          <w:rPr>
            <w:noProof/>
            <w:webHidden/>
          </w:rPr>
        </w:r>
        <w:r w:rsidR="00933DEC">
          <w:rPr>
            <w:noProof/>
            <w:webHidden/>
          </w:rPr>
          <w:fldChar w:fldCharType="separate"/>
        </w:r>
        <w:r w:rsidR="00933DEC">
          <w:rPr>
            <w:noProof/>
            <w:webHidden/>
          </w:rPr>
          <w:t>19</w:t>
        </w:r>
        <w:r w:rsidR="00933DEC">
          <w:rPr>
            <w:noProof/>
            <w:webHidden/>
          </w:rPr>
          <w:fldChar w:fldCharType="end"/>
        </w:r>
      </w:hyperlink>
    </w:p>
    <w:p w14:paraId="02523CFD" w14:textId="34DAEA7E"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55" w:history="1">
        <w:r w:rsidR="00933DEC" w:rsidRPr="00EF2094">
          <w:rPr>
            <w:rStyle w:val="a4"/>
            <w:noProof/>
          </w:rPr>
          <w:t>3.1.2</w:t>
        </w:r>
        <w:r w:rsidR="00933DEC">
          <w:rPr>
            <w:rFonts w:asciiTheme="minorHAnsi" w:eastAsiaTheme="minorEastAsia" w:hAnsiTheme="minorHAnsi"/>
            <w:noProof/>
            <w:sz w:val="21"/>
          </w:rPr>
          <w:tab/>
        </w:r>
        <w:r w:rsidR="00933DEC" w:rsidRPr="00EF2094">
          <w:rPr>
            <w:rStyle w:val="a4"/>
            <w:rFonts w:cs="Times New Roman"/>
            <w:noProof/>
          </w:rPr>
          <w:t>Triangle</w:t>
        </w:r>
        <w:r w:rsidR="00933DEC" w:rsidRPr="00EF2094">
          <w:rPr>
            <w:rStyle w:val="a4"/>
            <w:noProof/>
          </w:rPr>
          <w:t xml:space="preserve"> </w:t>
        </w:r>
        <w:r w:rsidR="00933DEC" w:rsidRPr="00EF2094">
          <w:rPr>
            <w:rStyle w:val="a4"/>
            <w:rFonts w:cs="Times New Roman"/>
            <w:noProof/>
          </w:rPr>
          <w:t>Count</w:t>
        </w:r>
        <w:r w:rsidR="00933DEC">
          <w:rPr>
            <w:noProof/>
            <w:webHidden/>
          </w:rPr>
          <w:tab/>
        </w:r>
        <w:r w:rsidR="00933DEC">
          <w:rPr>
            <w:noProof/>
            <w:webHidden/>
          </w:rPr>
          <w:fldChar w:fldCharType="begin"/>
        </w:r>
        <w:r w:rsidR="00933DEC">
          <w:rPr>
            <w:noProof/>
            <w:webHidden/>
          </w:rPr>
          <w:instrText xml:space="preserve"> PAGEREF _Toc478569355 \h </w:instrText>
        </w:r>
        <w:r w:rsidR="00933DEC">
          <w:rPr>
            <w:noProof/>
            <w:webHidden/>
          </w:rPr>
        </w:r>
        <w:r w:rsidR="00933DEC">
          <w:rPr>
            <w:noProof/>
            <w:webHidden/>
          </w:rPr>
          <w:fldChar w:fldCharType="separate"/>
        </w:r>
        <w:r w:rsidR="00933DEC">
          <w:rPr>
            <w:noProof/>
            <w:webHidden/>
          </w:rPr>
          <w:t>20</w:t>
        </w:r>
        <w:r w:rsidR="00933DEC">
          <w:rPr>
            <w:noProof/>
            <w:webHidden/>
          </w:rPr>
          <w:fldChar w:fldCharType="end"/>
        </w:r>
      </w:hyperlink>
    </w:p>
    <w:p w14:paraId="27FA6AF6" w14:textId="3C2B3AE8"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56" w:history="1">
        <w:r w:rsidR="00933DEC" w:rsidRPr="00EF2094">
          <w:rPr>
            <w:rStyle w:val="a4"/>
            <w:noProof/>
          </w:rPr>
          <w:t>3.1.3</w:t>
        </w:r>
        <w:r w:rsidR="00933DEC">
          <w:rPr>
            <w:rFonts w:asciiTheme="minorHAnsi" w:eastAsiaTheme="minorEastAsia" w:hAnsiTheme="minorHAnsi"/>
            <w:noProof/>
            <w:sz w:val="21"/>
          </w:rPr>
          <w:tab/>
        </w:r>
        <w:r w:rsidR="00933DEC" w:rsidRPr="00EF2094">
          <w:rPr>
            <w:rStyle w:val="a4"/>
            <w:rFonts w:cs="Times New Roman"/>
            <w:noProof/>
          </w:rPr>
          <w:t>Single</w:t>
        </w:r>
        <w:r w:rsidR="00933DEC" w:rsidRPr="00EF2094">
          <w:rPr>
            <w:rStyle w:val="a4"/>
            <w:noProof/>
          </w:rPr>
          <w:t xml:space="preserve"> </w:t>
        </w:r>
        <w:r w:rsidR="00933DEC" w:rsidRPr="00EF2094">
          <w:rPr>
            <w:rStyle w:val="a4"/>
            <w:rFonts w:cs="Times New Roman"/>
            <w:noProof/>
          </w:rPr>
          <w:t>Source</w:t>
        </w:r>
        <w:r w:rsidR="00933DEC" w:rsidRPr="00EF2094">
          <w:rPr>
            <w:rStyle w:val="a4"/>
            <w:noProof/>
          </w:rPr>
          <w:t xml:space="preserve"> </w:t>
        </w:r>
        <w:r w:rsidR="00933DEC" w:rsidRPr="00EF2094">
          <w:rPr>
            <w:rStyle w:val="a4"/>
            <w:rFonts w:cs="Times New Roman"/>
            <w:noProof/>
          </w:rPr>
          <w:t>Shortest</w:t>
        </w:r>
        <w:r w:rsidR="00933DEC" w:rsidRPr="00EF2094">
          <w:rPr>
            <w:rStyle w:val="a4"/>
            <w:noProof/>
          </w:rPr>
          <w:t xml:space="preserve"> </w:t>
        </w:r>
        <w:r w:rsidR="00933DEC" w:rsidRPr="00EF2094">
          <w:rPr>
            <w:rStyle w:val="a4"/>
            <w:rFonts w:cs="Times New Roman"/>
            <w:noProof/>
          </w:rPr>
          <w:t>Path</w:t>
        </w:r>
        <w:r w:rsidR="00933DEC">
          <w:rPr>
            <w:noProof/>
            <w:webHidden/>
          </w:rPr>
          <w:tab/>
        </w:r>
        <w:r w:rsidR="00933DEC">
          <w:rPr>
            <w:noProof/>
            <w:webHidden/>
          </w:rPr>
          <w:fldChar w:fldCharType="begin"/>
        </w:r>
        <w:r w:rsidR="00933DEC">
          <w:rPr>
            <w:noProof/>
            <w:webHidden/>
          </w:rPr>
          <w:instrText xml:space="preserve"> PAGEREF _Toc478569356 \h </w:instrText>
        </w:r>
        <w:r w:rsidR="00933DEC">
          <w:rPr>
            <w:noProof/>
            <w:webHidden/>
          </w:rPr>
        </w:r>
        <w:r w:rsidR="00933DEC">
          <w:rPr>
            <w:noProof/>
            <w:webHidden/>
          </w:rPr>
          <w:fldChar w:fldCharType="separate"/>
        </w:r>
        <w:r w:rsidR="00933DEC">
          <w:rPr>
            <w:noProof/>
            <w:webHidden/>
          </w:rPr>
          <w:t>20</w:t>
        </w:r>
        <w:r w:rsidR="00933DEC">
          <w:rPr>
            <w:noProof/>
            <w:webHidden/>
          </w:rPr>
          <w:fldChar w:fldCharType="end"/>
        </w:r>
      </w:hyperlink>
    </w:p>
    <w:p w14:paraId="4CE629EC" w14:textId="645C894E"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57" w:history="1">
        <w:r w:rsidR="00933DEC" w:rsidRPr="00EF2094">
          <w:rPr>
            <w:rStyle w:val="a4"/>
            <w:noProof/>
          </w:rPr>
          <w:t>3.1.4</w:t>
        </w:r>
        <w:r w:rsidR="00933DEC">
          <w:rPr>
            <w:rFonts w:asciiTheme="minorHAnsi" w:eastAsiaTheme="minorEastAsia" w:hAnsiTheme="minorHAnsi"/>
            <w:noProof/>
            <w:sz w:val="21"/>
          </w:rPr>
          <w:tab/>
        </w:r>
        <w:r w:rsidR="00933DEC" w:rsidRPr="00EF2094">
          <w:rPr>
            <w:rStyle w:val="a4"/>
            <w:rFonts w:cs="Times New Roman"/>
            <w:noProof/>
          </w:rPr>
          <w:t>PageRank</w:t>
        </w:r>
        <w:r w:rsidR="00933DEC">
          <w:rPr>
            <w:noProof/>
            <w:webHidden/>
          </w:rPr>
          <w:tab/>
        </w:r>
        <w:r w:rsidR="00933DEC">
          <w:rPr>
            <w:noProof/>
            <w:webHidden/>
          </w:rPr>
          <w:fldChar w:fldCharType="begin"/>
        </w:r>
        <w:r w:rsidR="00933DEC">
          <w:rPr>
            <w:noProof/>
            <w:webHidden/>
          </w:rPr>
          <w:instrText xml:space="preserve"> PAGEREF _Toc478569357 \h </w:instrText>
        </w:r>
        <w:r w:rsidR="00933DEC">
          <w:rPr>
            <w:noProof/>
            <w:webHidden/>
          </w:rPr>
        </w:r>
        <w:r w:rsidR="00933DEC">
          <w:rPr>
            <w:noProof/>
            <w:webHidden/>
          </w:rPr>
          <w:fldChar w:fldCharType="separate"/>
        </w:r>
        <w:r w:rsidR="00933DEC">
          <w:rPr>
            <w:noProof/>
            <w:webHidden/>
          </w:rPr>
          <w:t>21</w:t>
        </w:r>
        <w:r w:rsidR="00933DEC">
          <w:rPr>
            <w:noProof/>
            <w:webHidden/>
          </w:rPr>
          <w:fldChar w:fldCharType="end"/>
        </w:r>
      </w:hyperlink>
    </w:p>
    <w:p w14:paraId="34E32950" w14:textId="5303F18B"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58" w:history="1">
        <w:r w:rsidR="00933DEC" w:rsidRPr="00EF2094">
          <w:rPr>
            <w:rStyle w:val="a4"/>
            <w:noProof/>
          </w:rPr>
          <w:t>3.1.5</w:t>
        </w:r>
        <w:r w:rsidR="00933DEC">
          <w:rPr>
            <w:rFonts w:asciiTheme="minorHAnsi" w:eastAsiaTheme="minorEastAsia" w:hAnsiTheme="minorHAnsi"/>
            <w:noProof/>
            <w:sz w:val="21"/>
          </w:rPr>
          <w:tab/>
        </w:r>
        <w:r w:rsidR="00933DEC" w:rsidRPr="00EF2094">
          <w:rPr>
            <w:rStyle w:val="a4"/>
            <w:noProof/>
          </w:rPr>
          <w:t>算法特征总结</w:t>
        </w:r>
        <w:r w:rsidR="00933DEC">
          <w:rPr>
            <w:noProof/>
            <w:webHidden/>
          </w:rPr>
          <w:tab/>
        </w:r>
        <w:r w:rsidR="00933DEC">
          <w:rPr>
            <w:noProof/>
            <w:webHidden/>
          </w:rPr>
          <w:fldChar w:fldCharType="begin"/>
        </w:r>
        <w:r w:rsidR="00933DEC">
          <w:rPr>
            <w:noProof/>
            <w:webHidden/>
          </w:rPr>
          <w:instrText xml:space="preserve"> PAGEREF _Toc478569358 \h </w:instrText>
        </w:r>
        <w:r w:rsidR="00933DEC">
          <w:rPr>
            <w:noProof/>
            <w:webHidden/>
          </w:rPr>
        </w:r>
        <w:r w:rsidR="00933DEC">
          <w:rPr>
            <w:noProof/>
            <w:webHidden/>
          </w:rPr>
          <w:fldChar w:fldCharType="separate"/>
        </w:r>
        <w:r w:rsidR="00933DEC">
          <w:rPr>
            <w:noProof/>
            <w:webHidden/>
          </w:rPr>
          <w:t>22</w:t>
        </w:r>
        <w:r w:rsidR="00933DEC">
          <w:rPr>
            <w:noProof/>
            <w:webHidden/>
          </w:rPr>
          <w:fldChar w:fldCharType="end"/>
        </w:r>
      </w:hyperlink>
    </w:p>
    <w:p w14:paraId="09B4AF18" w14:textId="0EAE9AB9"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59" w:history="1">
        <w:r w:rsidR="00933DEC" w:rsidRPr="00EF2094">
          <w:rPr>
            <w:rStyle w:val="a4"/>
            <w:noProof/>
          </w:rPr>
          <w:t>3.2</w:t>
        </w:r>
        <w:r w:rsidR="00933DEC">
          <w:rPr>
            <w:rFonts w:asciiTheme="minorHAnsi" w:eastAsiaTheme="minorEastAsia" w:hAnsiTheme="minorHAnsi"/>
            <w:noProof/>
            <w:sz w:val="21"/>
          </w:rPr>
          <w:tab/>
        </w:r>
        <w:r w:rsidR="00933DEC" w:rsidRPr="00EF2094">
          <w:rPr>
            <w:rStyle w:val="a4"/>
            <w:noProof/>
          </w:rPr>
          <w:t>模型定义</w:t>
        </w:r>
        <w:r w:rsidR="00933DEC">
          <w:rPr>
            <w:noProof/>
            <w:webHidden/>
          </w:rPr>
          <w:tab/>
        </w:r>
        <w:r w:rsidR="00933DEC">
          <w:rPr>
            <w:noProof/>
            <w:webHidden/>
          </w:rPr>
          <w:fldChar w:fldCharType="begin"/>
        </w:r>
        <w:r w:rsidR="00933DEC">
          <w:rPr>
            <w:noProof/>
            <w:webHidden/>
          </w:rPr>
          <w:instrText xml:space="preserve"> PAGEREF _Toc478569359 \h </w:instrText>
        </w:r>
        <w:r w:rsidR="00933DEC">
          <w:rPr>
            <w:noProof/>
            <w:webHidden/>
          </w:rPr>
        </w:r>
        <w:r w:rsidR="00933DEC">
          <w:rPr>
            <w:noProof/>
            <w:webHidden/>
          </w:rPr>
          <w:fldChar w:fldCharType="separate"/>
        </w:r>
        <w:r w:rsidR="00933DEC">
          <w:rPr>
            <w:noProof/>
            <w:webHidden/>
          </w:rPr>
          <w:t>24</w:t>
        </w:r>
        <w:r w:rsidR="00933DEC">
          <w:rPr>
            <w:noProof/>
            <w:webHidden/>
          </w:rPr>
          <w:fldChar w:fldCharType="end"/>
        </w:r>
      </w:hyperlink>
    </w:p>
    <w:p w14:paraId="73ADD4B4" w14:textId="6B00D505"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60" w:history="1">
        <w:r w:rsidR="00933DEC" w:rsidRPr="00EF2094">
          <w:rPr>
            <w:rStyle w:val="a4"/>
            <w:noProof/>
          </w:rPr>
          <w:t>3.3</w:t>
        </w:r>
        <w:r w:rsidR="00933DEC">
          <w:rPr>
            <w:rFonts w:asciiTheme="minorHAnsi" w:eastAsiaTheme="minorEastAsia" w:hAnsiTheme="minorHAnsi"/>
            <w:noProof/>
            <w:sz w:val="21"/>
          </w:rPr>
          <w:tab/>
        </w:r>
        <w:r w:rsidR="00933DEC" w:rsidRPr="00EF2094">
          <w:rPr>
            <w:rStyle w:val="a4"/>
            <w:noProof/>
          </w:rPr>
          <w:t>状态存储和更新</w:t>
        </w:r>
        <w:r w:rsidR="00933DEC">
          <w:rPr>
            <w:noProof/>
            <w:webHidden/>
          </w:rPr>
          <w:tab/>
        </w:r>
        <w:r w:rsidR="00933DEC">
          <w:rPr>
            <w:noProof/>
            <w:webHidden/>
          </w:rPr>
          <w:fldChar w:fldCharType="begin"/>
        </w:r>
        <w:r w:rsidR="00933DEC">
          <w:rPr>
            <w:noProof/>
            <w:webHidden/>
          </w:rPr>
          <w:instrText xml:space="preserve"> PAGEREF _Toc478569360 \h </w:instrText>
        </w:r>
        <w:r w:rsidR="00933DEC">
          <w:rPr>
            <w:noProof/>
            <w:webHidden/>
          </w:rPr>
        </w:r>
        <w:r w:rsidR="00933DEC">
          <w:rPr>
            <w:noProof/>
            <w:webHidden/>
          </w:rPr>
          <w:fldChar w:fldCharType="separate"/>
        </w:r>
        <w:r w:rsidR="00933DEC">
          <w:rPr>
            <w:noProof/>
            <w:webHidden/>
          </w:rPr>
          <w:t>26</w:t>
        </w:r>
        <w:r w:rsidR="00933DEC">
          <w:rPr>
            <w:noProof/>
            <w:webHidden/>
          </w:rPr>
          <w:fldChar w:fldCharType="end"/>
        </w:r>
      </w:hyperlink>
    </w:p>
    <w:p w14:paraId="6EC5E4F0" w14:textId="5E2067F3"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61" w:history="1">
        <w:r w:rsidR="00933DEC" w:rsidRPr="00EF2094">
          <w:rPr>
            <w:rStyle w:val="a4"/>
            <w:noProof/>
          </w:rPr>
          <w:t>3.3.1</w:t>
        </w:r>
        <w:r w:rsidR="00933DEC">
          <w:rPr>
            <w:rFonts w:asciiTheme="minorHAnsi" w:eastAsiaTheme="minorEastAsia" w:hAnsiTheme="minorHAnsi"/>
            <w:noProof/>
            <w:sz w:val="21"/>
          </w:rPr>
          <w:tab/>
        </w:r>
        <w:r w:rsidR="00933DEC" w:rsidRPr="00EF2094">
          <w:rPr>
            <w:rStyle w:val="a4"/>
            <w:noProof/>
          </w:rPr>
          <w:t>状态类型</w:t>
        </w:r>
        <w:r w:rsidR="00933DEC">
          <w:rPr>
            <w:noProof/>
            <w:webHidden/>
          </w:rPr>
          <w:tab/>
        </w:r>
        <w:r w:rsidR="00933DEC">
          <w:rPr>
            <w:noProof/>
            <w:webHidden/>
          </w:rPr>
          <w:fldChar w:fldCharType="begin"/>
        </w:r>
        <w:r w:rsidR="00933DEC">
          <w:rPr>
            <w:noProof/>
            <w:webHidden/>
          </w:rPr>
          <w:instrText xml:space="preserve"> PAGEREF _Toc478569361 \h </w:instrText>
        </w:r>
        <w:r w:rsidR="00933DEC">
          <w:rPr>
            <w:noProof/>
            <w:webHidden/>
          </w:rPr>
        </w:r>
        <w:r w:rsidR="00933DEC">
          <w:rPr>
            <w:noProof/>
            <w:webHidden/>
          </w:rPr>
          <w:fldChar w:fldCharType="separate"/>
        </w:r>
        <w:r w:rsidR="00933DEC">
          <w:rPr>
            <w:noProof/>
            <w:webHidden/>
          </w:rPr>
          <w:t>26</w:t>
        </w:r>
        <w:r w:rsidR="00933DEC">
          <w:rPr>
            <w:noProof/>
            <w:webHidden/>
          </w:rPr>
          <w:fldChar w:fldCharType="end"/>
        </w:r>
      </w:hyperlink>
    </w:p>
    <w:p w14:paraId="38ECCC97" w14:textId="51D5AA31"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62" w:history="1">
        <w:r w:rsidR="00933DEC" w:rsidRPr="00EF2094">
          <w:rPr>
            <w:rStyle w:val="a4"/>
            <w:noProof/>
          </w:rPr>
          <w:t>3.3.2</w:t>
        </w:r>
        <w:r w:rsidR="00933DEC">
          <w:rPr>
            <w:rFonts w:asciiTheme="minorHAnsi" w:eastAsiaTheme="minorEastAsia" w:hAnsiTheme="minorHAnsi"/>
            <w:noProof/>
            <w:sz w:val="21"/>
          </w:rPr>
          <w:tab/>
        </w:r>
        <w:r w:rsidR="00933DEC" w:rsidRPr="00EF2094">
          <w:rPr>
            <w:rStyle w:val="a4"/>
            <w:noProof/>
          </w:rPr>
          <w:t>独立状态的存储和更新</w:t>
        </w:r>
        <w:r w:rsidR="00933DEC">
          <w:rPr>
            <w:noProof/>
            <w:webHidden/>
          </w:rPr>
          <w:tab/>
        </w:r>
        <w:r w:rsidR="00933DEC">
          <w:rPr>
            <w:noProof/>
            <w:webHidden/>
          </w:rPr>
          <w:fldChar w:fldCharType="begin"/>
        </w:r>
        <w:r w:rsidR="00933DEC">
          <w:rPr>
            <w:noProof/>
            <w:webHidden/>
          </w:rPr>
          <w:instrText xml:space="preserve"> PAGEREF _Toc478569362 \h </w:instrText>
        </w:r>
        <w:r w:rsidR="00933DEC">
          <w:rPr>
            <w:noProof/>
            <w:webHidden/>
          </w:rPr>
        </w:r>
        <w:r w:rsidR="00933DEC">
          <w:rPr>
            <w:noProof/>
            <w:webHidden/>
          </w:rPr>
          <w:fldChar w:fldCharType="separate"/>
        </w:r>
        <w:r w:rsidR="00933DEC">
          <w:rPr>
            <w:noProof/>
            <w:webHidden/>
          </w:rPr>
          <w:t>27</w:t>
        </w:r>
        <w:r w:rsidR="00933DEC">
          <w:rPr>
            <w:noProof/>
            <w:webHidden/>
          </w:rPr>
          <w:fldChar w:fldCharType="end"/>
        </w:r>
      </w:hyperlink>
    </w:p>
    <w:p w14:paraId="6F718B01" w14:textId="1E06033A"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63" w:history="1">
        <w:r w:rsidR="00933DEC" w:rsidRPr="00EF2094">
          <w:rPr>
            <w:rStyle w:val="a4"/>
            <w:noProof/>
          </w:rPr>
          <w:t>3.3.3</w:t>
        </w:r>
        <w:r w:rsidR="00933DEC">
          <w:rPr>
            <w:rFonts w:asciiTheme="minorHAnsi" w:eastAsiaTheme="minorEastAsia" w:hAnsiTheme="minorHAnsi"/>
            <w:noProof/>
            <w:sz w:val="21"/>
          </w:rPr>
          <w:tab/>
        </w:r>
        <w:r w:rsidR="00933DEC" w:rsidRPr="00EF2094">
          <w:rPr>
            <w:rStyle w:val="a4"/>
            <w:noProof/>
          </w:rPr>
          <w:t>关联状态的存储和更新</w:t>
        </w:r>
        <w:r w:rsidR="00933DEC">
          <w:rPr>
            <w:noProof/>
            <w:webHidden/>
          </w:rPr>
          <w:tab/>
        </w:r>
        <w:r w:rsidR="00933DEC">
          <w:rPr>
            <w:noProof/>
            <w:webHidden/>
          </w:rPr>
          <w:fldChar w:fldCharType="begin"/>
        </w:r>
        <w:r w:rsidR="00933DEC">
          <w:rPr>
            <w:noProof/>
            <w:webHidden/>
          </w:rPr>
          <w:instrText xml:space="preserve"> PAGEREF _Toc478569363 \h </w:instrText>
        </w:r>
        <w:r w:rsidR="00933DEC">
          <w:rPr>
            <w:noProof/>
            <w:webHidden/>
          </w:rPr>
        </w:r>
        <w:r w:rsidR="00933DEC">
          <w:rPr>
            <w:noProof/>
            <w:webHidden/>
          </w:rPr>
          <w:fldChar w:fldCharType="separate"/>
        </w:r>
        <w:r w:rsidR="00933DEC">
          <w:rPr>
            <w:noProof/>
            <w:webHidden/>
          </w:rPr>
          <w:t>28</w:t>
        </w:r>
        <w:r w:rsidR="00933DEC">
          <w:rPr>
            <w:noProof/>
            <w:webHidden/>
          </w:rPr>
          <w:fldChar w:fldCharType="end"/>
        </w:r>
      </w:hyperlink>
    </w:p>
    <w:p w14:paraId="71EE9082" w14:textId="6014243F"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64" w:history="1">
        <w:r w:rsidR="00933DEC" w:rsidRPr="00EF2094">
          <w:rPr>
            <w:rStyle w:val="a4"/>
            <w:noProof/>
          </w:rPr>
          <w:t>3.4</w:t>
        </w:r>
        <w:r w:rsidR="00933DEC">
          <w:rPr>
            <w:rFonts w:asciiTheme="minorHAnsi" w:eastAsiaTheme="minorEastAsia" w:hAnsiTheme="minorHAnsi"/>
            <w:noProof/>
            <w:sz w:val="21"/>
          </w:rPr>
          <w:tab/>
        </w:r>
        <w:r w:rsidR="00933DEC" w:rsidRPr="00EF2094">
          <w:rPr>
            <w:rStyle w:val="a4"/>
            <w:noProof/>
          </w:rPr>
          <w:t>模型应用举例</w:t>
        </w:r>
        <w:r w:rsidR="00933DEC">
          <w:rPr>
            <w:noProof/>
            <w:webHidden/>
          </w:rPr>
          <w:tab/>
        </w:r>
        <w:r w:rsidR="00933DEC">
          <w:rPr>
            <w:noProof/>
            <w:webHidden/>
          </w:rPr>
          <w:fldChar w:fldCharType="begin"/>
        </w:r>
        <w:r w:rsidR="00933DEC">
          <w:rPr>
            <w:noProof/>
            <w:webHidden/>
          </w:rPr>
          <w:instrText xml:space="preserve"> PAGEREF _Toc478569364 \h </w:instrText>
        </w:r>
        <w:r w:rsidR="00933DEC">
          <w:rPr>
            <w:noProof/>
            <w:webHidden/>
          </w:rPr>
        </w:r>
        <w:r w:rsidR="00933DEC">
          <w:rPr>
            <w:noProof/>
            <w:webHidden/>
          </w:rPr>
          <w:fldChar w:fldCharType="separate"/>
        </w:r>
        <w:r w:rsidR="00933DEC">
          <w:rPr>
            <w:noProof/>
            <w:webHidden/>
          </w:rPr>
          <w:t>31</w:t>
        </w:r>
        <w:r w:rsidR="00933DEC">
          <w:rPr>
            <w:noProof/>
            <w:webHidden/>
          </w:rPr>
          <w:fldChar w:fldCharType="end"/>
        </w:r>
      </w:hyperlink>
    </w:p>
    <w:p w14:paraId="682AC1D6" w14:textId="625B8784"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65" w:history="1">
        <w:r w:rsidR="00933DEC" w:rsidRPr="00EF2094">
          <w:rPr>
            <w:rStyle w:val="a4"/>
            <w:noProof/>
          </w:rPr>
          <w:t>3.5</w:t>
        </w:r>
        <w:r w:rsidR="00933DEC">
          <w:rPr>
            <w:rFonts w:asciiTheme="minorHAnsi" w:eastAsiaTheme="minorEastAsia" w:hAnsiTheme="minorHAnsi"/>
            <w:noProof/>
            <w:sz w:val="21"/>
          </w:rPr>
          <w:tab/>
        </w:r>
        <w:r w:rsidR="00933DEC" w:rsidRPr="00EF2094">
          <w:rPr>
            <w:rStyle w:val="a4"/>
            <w:noProof/>
          </w:rPr>
          <w:t>本章小结</w:t>
        </w:r>
        <w:r w:rsidR="00933DEC">
          <w:rPr>
            <w:noProof/>
            <w:webHidden/>
          </w:rPr>
          <w:tab/>
        </w:r>
        <w:r w:rsidR="00933DEC">
          <w:rPr>
            <w:noProof/>
            <w:webHidden/>
          </w:rPr>
          <w:fldChar w:fldCharType="begin"/>
        </w:r>
        <w:r w:rsidR="00933DEC">
          <w:rPr>
            <w:noProof/>
            <w:webHidden/>
          </w:rPr>
          <w:instrText xml:space="preserve"> PAGEREF _Toc478569365 \h </w:instrText>
        </w:r>
        <w:r w:rsidR="00933DEC">
          <w:rPr>
            <w:noProof/>
            <w:webHidden/>
          </w:rPr>
        </w:r>
        <w:r w:rsidR="00933DEC">
          <w:rPr>
            <w:noProof/>
            <w:webHidden/>
          </w:rPr>
          <w:fldChar w:fldCharType="separate"/>
        </w:r>
        <w:r w:rsidR="00933DEC">
          <w:rPr>
            <w:noProof/>
            <w:webHidden/>
          </w:rPr>
          <w:t>33</w:t>
        </w:r>
        <w:r w:rsidR="00933DEC">
          <w:rPr>
            <w:noProof/>
            <w:webHidden/>
          </w:rPr>
          <w:fldChar w:fldCharType="end"/>
        </w:r>
      </w:hyperlink>
    </w:p>
    <w:p w14:paraId="4B5B1D43" w14:textId="63D4D947" w:rsidR="00933DEC" w:rsidRDefault="00082B9B">
      <w:pPr>
        <w:pStyle w:val="11"/>
        <w:tabs>
          <w:tab w:val="left" w:pos="1050"/>
        </w:tabs>
        <w:rPr>
          <w:rFonts w:asciiTheme="minorHAnsi" w:eastAsiaTheme="minorEastAsia" w:hAnsiTheme="minorHAnsi"/>
          <w:noProof/>
          <w:sz w:val="21"/>
        </w:rPr>
      </w:pPr>
      <w:hyperlink w:anchor="_Toc478569366" w:history="1">
        <w:r w:rsidR="00933DEC" w:rsidRPr="00EF2094">
          <w:rPr>
            <w:rStyle w:val="a4"/>
            <w:noProof/>
          </w:rPr>
          <w:t>第四章</w:t>
        </w:r>
        <w:r w:rsidR="00933DEC">
          <w:rPr>
            <w:rFonts w:asciiTheme="minorHAnsi" w:eastAsiaTheme="minorEastAsia" w:hAnsiTheme="minorHAnsi"/>
            <w:noProof/>
            <w:sz w:val="21"/>
          </w:rPr>
          <w:tab/>
        </w:r>
        <w:r w:rsidR="00933DEC" w:rsidRPr="00EF2094">
          <w:rPr>
            <w:rStyle w:val="a4"/>
            <w:noProof/>
          </w:rPr>
          <w:t>流式图算法设计</w:t>
        </w:r>
        <w:r w:rsidR="00933DEC">
          <w:rPr>
            <w:noProof/>
            <w:webHidden/>
          </w:rPr>
          <w:tab/>
        </w:r>
        <w:r w:rsidR="00933DEC">
          <w:rPr>
            <w:noProof/>
            <w:webHidden/>
          </w:rPr>
          <w:fldChar w:fldCharType="begin"/>
        </w:r>
        <w:r w:rsidR="00933DEC">
          <w:rPr>
            <w:noProof/>
            <w:webHidden/>
          </w:rPr>
          <w:instrText xml:space="preserve"> PAGEREF _Toc478569366 \h </w:instrText>
        </w:r>
        <w:r w:rsidR="00933DEC">
          <w:rPr>
            <w:noProof/>
            <w:webHidden/>
          </w:rPr>
        </w:r>
        <w:r w:rsidR="00933DEC">
          <w:rPr>
            <w:noProof/>
            <w:webHidden/>
          </w:rPr>
          <w:fldChar w:fldCharType="separate"/>
        </w:r>
        <w:r w:rsidR="00933DEC">
          <w:rPr>
            <w:noProof/>
            <w:webHidden/>
          </w:rPr>
          <w:t>34</w:t>
        </w:r>
        <w:r w:rsidR="00933DEC">
          <w:rPr>
            <w:noProof/>
            <w:webHidden/>
          </w:rPr>
          <w:fldChar w:fldCharType="end"/>
        </w:r>
      </w:hyperlink>
    </w:p>
    <w:p w14:paraId="017E6A1C" w14:textId="7269FB61"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67" w:history="1">
        <w:r w:rsidR="00933DEC" w:rsidRPr="00EF2094">
          <w:rPr>
            <w:rStyle w:val="a4"/>
            <w:rFonts w:cs="Times New Roman"/>
            <w:noProof/>
          </w:rPr>
          <w:t>4.1</w:t>
        </w:r>
        <w:r w:rsidR="00933DEC">
          <w:rPr>
            <w:rFonts w:asciiTheme="minorHAnsi" w:eastAsiaTheme="minorEastAsia" w:hAnsiTheme="minorHAnsi"/>
            <w:noProof/>
            <w:sz w:val="21"/>
          </w:rPr>
          <w:tab/>
        </w:r>
        <w:r w:rsidR="00933DEC" w:rsidRPr="00EF2094">
          <w:rPr>
            <w:rStyle w:val="a4"/>
            <w:rFonts w:cs="Times New Roman"/>
            <w:noProof/>
          </w:rPr>
          <w:t>De</w:t>
        </w:r>
        <w:r w:rsidR="00933DEC" w:rsidRPr="00EF2094">
          <w:rPr>
            <w:rStyle w:val="a4"/>
            <w:rFonts w:cs="Times New Roman"/>
            <w:noProof/>
          </w:rPr>
          <w:t>g</w:t>
        </w:r>
        <w:r w:rsidR="00933DEC" w:rsidRPr="00EF2094">
          <w:rPr>
            <w:rStyle w:val="a4"/>
            <w:rFonts w:cs="Times New Roman"/>
            <w:noProof/>
          </w:rPr>
          <w:t>ree Distribution</w:t>
        </w:r>
        <w:r w:rsidR="00933DEC">
          <w:rPr>
            <w:noProof/>
            <w:webHidden/>
          </w:rPr>
          <w:tab/>
        </w:r>
        <w:r w:rsidR="00933DEC">
          <w:rPr>
            <w:noProof/>
            <w:webHidden/>
          </w:rPr>
          <w:fldChar w:fldCharType="begin"/>
        </w:r>
        <w:r w:rsidR="00933DEC">
          <w:rPr>
            <w:noProof/>
            <w:webHidden/>
          </w:rPr>
          <w:instrText xml:space="preserve"> PAGEREF _Toc478569367 \h </w:instrText>
        </w:r>
        <w:r w:rsidR="00933DEC">
          <w:rPr>
            <w:noProof/>
            <w:webHidden/>
          </w:rPr>
        </w:r>
        <w:r w:rsidR="00933DEC">
          <w:rPr>
            <w:noProof/>
            <w:webHidden/>
          </w:rPr>
          <w:fldChar w:fldCharType="separate"/>
        </w:r>
        <w:r w:rsidR="00933DEC">
          <w:rPr>
            <w:noProof/>
            <w:webHidden/>
          </w:rPr>
          <w:t>34</w:t>
        </w:r>
        <w:r w:rsidR="00933DEC">
          <w:rPr>
            <w:noProof/>
            <w:webHidden/>
          </w:rPr>
          <w:fldChar w:fldCharType="end"/>
        </w:r>
      </w:hyperlink>
    </w:p>
    <w:p w14:paraId="69B974AF" w14:textId="4C76263D" w:rsidR="00933DEC" w:rsidRDefault="00082B9B">
      <w:pPr>
        <w:pStyle w:val="21"/>
        <w:tabs>
          <w:tab w:val="right" w:leader="dot" w:pos="8296"/>
        </w:tabs>
        <w:ind w:left="480"/>
        <w:rPr>
          <w:rFonts w:asciiTheme="minorHAnsi" w:eastAsiaTheme="minorEastAsia" w:hAnsiTheme="minorHAnsi"/>
          <w:noProof/>
          <w:sz w:val="21"/>
        </w:rPr>
      </w:pPr>
      <w:hyperlink w:anchor="_Toc478569368" w:history="1">
        <w:r w:rsidR="00933DEC" w:rsidRPr="00EF2094">
          <w:rPr>
            <w:rStyle w:val="a4"/>
            <w:noProof/>
          </w:rPr>
          <w:t xml:space="preserve">4.2 </w:t>
        </w:r>
        <w:r w:rsidR="00933DEC" w:rsidRPr="00EF2094">
          <w:rPr>
            <w:rStyle w:val="a4"/>
            <w:rFonts w:cs="Times New Roman"/>
            <w:noProof/>
          </w:rPr>
          <w:t>Tri</w:t>
        </w:r>
        <w:r w:rsidR="00933DEC" w:rsidRPr="00EF2094">
          <w:rPr>
            <w:rStyle w:val="a4"/>
            <w:rFonts w:cs="Times New Roman"/>
            <w:noProof/>
          </w:rPr>
          <w:t>a</w:t>
        </w:r>
        <w:r w:rsidR="00933DEC" w:rsidRPr="00EF2094">
          <w:rPr>
            <w:rStyle w:val="a4"/>
            <w:rFonts w:cs="Times New Roman"/>
            <w:noProof/>
          </w:rPr>
          <w:t>ngle</w:t>
        </w:r>
        <w:r w:rsidR="00933DEC" w:rsidRPr="00EF2094">
          <w:rPr>
            <w:rStyle w:val="a4"/>
            <w:noProof/>
          </w:rPr>
          <w:t xml:space="preserve"> </w:t>
        </w:r>
        <w:r w:rsidR="00933DEC" w:rsidRPr="00EF2094">
          <w:rPr>
            <w:rStyle w:val="a4"/>
            <w:rFonts w:cs="Times New Roman"/>
            <w:noProof/>
          </w:rPr>
          <w:t>Count</w:t>
        </w:r>
        <w:r w:rsidR="00933DEC">
          <w:rPr>
            <w:noProof/>
            <w:webHidden/>
          </w:rPr>
          <w:tab/>
        </w:r>
        <w:r w:rsidR="00933DEC">
          <w:rPr>
            <w:noProof/>
            <w:webHidden/>
          </w:rPr>
          <w:fldChar w:fldCharType="begin"/>
        </w:r>
        <w:r w:rsidR="00933DEC">
          <w:rPr>
            <w:noProof/>
            <w:webHidden/>
          </w:rPr>
          <w:instrText xml:space="preserve"> PAGEREF _Toc478569368 \h </w:instrText>
        </w:r>
        <w:r w:rsidR="00933DEC">
          <w:rPr>
            <w:noProof/>
            <w:webHidden/>
          </w:rPr>
        </w:r>
        <w:r w:rsidR="00933DEC">
          <w:rPr>
            <w:noProof/>
            <w:webHidden/>
          </w:rPr>
          <w:fldChar w:fldCharType="separate"/>
        </w:r>
        <w:r w:rsidR="00933DEC">
          <w:rPr>
            <w:noProof/>
            <w:webHidden/>
          </w:rPr>
          <w:t>34</w:t>
        </w:r>
        <w:r w:rsidR="00933DEC">
          <w:rPr>
            <w:noProof/>
            <w:webHidden/>
          </w:rPr>
          <w:fldChar w:fldCharType="end"/>
        </w:r>
      </w:hyperlink>
    </w:p>
    <w:p w14:paraId="0ABE467B" w14:textId="3F542BDE"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69" w:history="1">
        <w:r w:rsidR="00933DEC" w:rsidRPr="00EF2094">
          <w:rPr>
            <w:rStyle w:val="a4"/>
            <w:rFonts w:cs="Times New Roman"/>
            <w:noProof/>
          </w:rPr>
          <w:t>4.</w:t>
        </w:r>
        <w:r w:rsidR="00933DEC" w:rsidRPr="00EF2094">
          <w:rPr>
            <w:rStyle w:val="a4"/>
            <w:rFonts w:cs="Times New Roman"/>
            <w:noProof/>
          </w:rPr>
          <w:t>3</w:t>
        </w:r>
        <w:r w:rsidR="00933DEC">
          <w:rPr>
            <w:rFonts w:asciiTheme="minorHAnsi" w:eastAsiaTheme="minorEastAsia" w:hAnsiTheme="minorHAnsi"/>
            <w:noProof/>
            <w:sz w:val="21"/>
          </w:rPr>
          <w:tab/>
        </w:r>
        <w:r w:rsidR="00933DEC" w:rsidRPr="00EF2094">
          <w:rPr>
            <w:rStyle w:val="a4"/>
            <w:rFonts w:cs="Times New Roman"/>
            <w:noProof/>
          </w:rPr>
          <w:t>Single Source Shortest Path</w:t>
        </w:r>
        <w:r w:rsidR="00933DEC">
          <w:rPr>
            <w:noProof/>
            <w:webHidden/>
          </w:rPr>
          <w:tab/>
        </w:r>
        <w:r w:rsidR="00933DEC">
          <w:rPr>
            <w:noProof/>
            <w:webHidden/>
          </w:rPr>
          <w:fldChar w:fldCharType="begin"/>
        </w:r>
        <w:r w:rsidR="00933DEC">
          <w:rPr>
            <w:noProof/>
            <w:webHidden/>
          </w:rPr>
          <w:instrText xml:space="preserve"> PAGEREF _Toc478569369 \h </w:instrText>
        </w:r>
        <w:r w:rsidR="00933DEC">
          <w:rPr>
            <w:noProof/>
            <w:webHidden/>
          </w:rPr>
        </w:r>
        <w:r w:rsidR="00933DEC">
          <w:rPr>
            <w:noProof/>
            <w:webHidden/>
          </w:rPr>
          <w:fldChar w:fldCharType="separate"/>
        </w:r>
        <w:r w:rsidR="00933DEC">
          <w:rPr>
            <w:noProof/>
            <w:webHidden/>
          </w:rPr>
          <w:t>36</w:t>
        </w:r>
        <w:r w:rsidR="00933DEC">
          <w:rPr>
            <w:noProof/>
            <w:webHidden/>
          </w:rPr>
          <w:fldChar w:fldCharType="end"/>
        </w:r>
      </w:hyperlink>
    </w:p>
    <w:p w14:paraId="40A280A6" w14:textId="4E401429"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70" w:history="1">
        <w:r w:rsidR="00933DEC" w:rsidRPr="00EF2094">
          <w:rPr>
            <w:rStyle w:val="a4"/>
            <w:rFonts w:cs="Times New Roman"/>
            <w:noProof/>
          </w:rPr>
          <w:t>4.4</w:t>
        </w:r>
        <w:r w:rsidR="00933DEC">
          <w:rPr>
            <w:rFonts w:asciiTheme="minorHAnsi" w:eastAsiaTheme="minorEastAsia" w:hAnsiTheme="minorHAnsi"/>
            <w:noProof/>
            <w:sz w:val="21"/>
          </w:rPr>
          <w:tab/>
        </w:r>
        <w:r w:rsidR="00933DEC" w:rsidRPr="00EF2094">
          <w:rPr>
            <w:rStyle w:val="a4"/>
            <w:rFonts w:cs="Times New Roman"/>
            <w:noProof/>
          </w:rPr>
          <w:t>P</w:t>
        </w:r>
        <w:r w:rsidR="00933DEC" w:rsidRPr="00EF2094">
          <w:rPr>
            <w:rStyle w:val="a4"/>
            <w:rFonts w:cs="Times New Roman"/>
            <w:noProof/>
          </w:rPr>
          <w:t>a</w:t>
        </w:r>
        <w:r w:rsidR="00933DEC" w:rsidRPr="00EF2094">
          <w:rPr>
            <w:rStyle w:val="a4"/>
            <w:rFonts w:cs="Times New Roman"/>
            <w:noProof/>
          </w:rPr>
          <w:t>geRank</w:t>
        </w:r>
        <w:r w:rsidR="00933DEC">
          <w:rPr>
            <w:noProof/>
            <w:webHidden/>
          </w:rPr>
          <w:tab/>
        </w:r>
        <w:r w:rsidR="00933DEC">
          <w:rPr>
            <w:noProof/>
            <w:webHidden/>
          </w:rPr>
          <w:fldChar w:fldCharType="begin"/>
        </w:r>
        <w:r w:rsidR="00933DEC">
          <w:rPr>
            <w:noProof/>
            <w:webHidden/>
          </w:rPr>
          <w:instrText xml:space="preserve"> PAGEREF _Toc478569370 \h </w:instrText>
        </w:r>
        <w:r w:rsidR="00933DEC">
          <w:rPr>
            <w:noProof/>
            <w:webHidden/>
          </w:rPr>
        </w:r>
        <w:r w:rsidR="00933DEC">
          <w:rPr>
            <w:noProof/>
            <w:webHidden/>
          </w:rPr>
          <w:fldChar w:fldCharType="separate"/>
        </w:r>
        <w:r w:rsidR="00933DEC">
          <w:rPr>
            <w:noProof/>
            <w:webHidden/>
          </w:rPr>
          <w:t>40</w:t>
        </w:r>
        <w:r w:rsidR="00933DEC">
          <w:rPr>
            <w:noProof/>
            <w:webHidden/>
          </w:rPr>
          <w:fldChar w:fldCharType="end"/>
        </w:r>
      </w:hyperlink>
    </w:p>
    <w:p w14:paraId="352E4156" w14:textId="07527344"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71" w:history="1">
        <w:r w:rsidR="00933DEC" w:rsidRPr="00EF2094">
          <w:rPr>
            <w:rStyle w:val="a4"/>
            <w:noProof/>
          </w:rPr>
          <w:t>4.5</w:t>
        </w:r>
        <w:r w:rsidR="00933DEC">
          <w:rPr>
            <w:rFonts w:asciiTheme="minorHAnsi" w:eastAsiaTheme="minorEastAsia" w:hAnsiTheme="minorHAnsi"/>
            <w:noProof/>
            <w:sz w:val="21"/>
          </w:rPr>
          <w:tab/>
        </w:r>
        <w:r w:rsidR="00933DEC" w:rsidRPr="00EF2094">
          <w:rPr>
            <w:rStyle w:val="a4"/>
            <w:noProof/>
          </w:rPr>
          <w:t>本</w:t>
        </w:r>
        <w:r w:rsidR="00933DEC" w:rsidRPr="00EF2094">
          <w:rPr>
            <w:rStyle w:val="a4"/>
            <w:noProof/>
          </w:rPr>
          <w:t>章小结</w:t>
        </w:r>
        <w:r w:rsidR="00933DEC">
          <w:rPr>
            <w:noProof/>
            <w:webHidden/>
          </w:rPr>
          <w:tab/>
        </w:r>
        <w:r w:rsidR="00933DEC">
          <w:rPr>
            <w:noProof/>
            <w:webHidden/>
          </w:rPr>
          <w:fldChar w:fldCharType="begin"/>
        </w:r>
        <w:r w:rsidR="00933DEC">
          <w:rPr>
            <w:noProof/>
            <w:webHidden/>
          </w:rPr>
          <w:instrText xml:space="preserve"> PAGEREF _Toc478569371 \h </w:instrText>
        </w:r>
        <w:r w:rsidR="00933DEC">
          <w:rPr>
            <w:noProof/>
            <w:webHidden/>
          </w:rPr>
        </w:r>
        <w:r w:rsidR="00933DEC">
          <w:rPr>
            <w:noProof/>
            <w:webHidden/>
          </w:rPr>
          <w:fldChar w:fldCharType="separate"/>
        </w:r>
        <w:r w:rsidR="00933DEC">
          <w:rPr>
            <w:noProof/>
            <w:webHidden/>
          </w:rPr>
          <w:t>43</w:t>
        </w:r>
        <w:r w:rsidR="00933DEC">
          <w:rPr>
            <w:noProof/>
            <w:webHidden/>
          </w:rPr>
          <w:fldChar w:fldCharType="end"/>
        </w:r>
      </w:hyperlink>
    </w:p>
    <w:p w14:paraId="4A8D62B3" w14:textId="4B733593" w:rsidR="00933DEC" w:rsidRDefault="00082B9B">
      <w:pPr>
        <w:pStyle w:val="11"/>
        <w:tabs>
          <w:tab w:val="left" w:pos="1050"/>
        </w:tabs>
        <w:rPr>
          <w:rFonts w:asciiTheme="minorHAnsi" w:eastAsiaTheme="minorEastAsia" w:hAnsiTheme="minorHAnsi"/>
          <w:noProof/>
          <w:sz w:val="21"/>
        </w:rPr>
      </w:pPr>
      <w:hyperlink w:anchor="_Toc478569372" w:history="1">
        <w:r w:rsidR="00933DEC" w:rsidRPr="00EF2094">
          <w:rPr>
            <w:rStyle w:val="a4"/>
            <w:noProof/>
          </w:rPr>
          <w:t>第五章</w:t>
        </w:r>
        <w:r w:rsidR="00933DEC">
          <w:rPr>
            <w:rFonts w:asciiTheme="minorHAnsi" w:eastAsiaTheme="minorEastAsia" w:hAnsiTheme="minorHAnsi"/>
            <w:noProof/>
            <w:sz w:val="21"/>
          </w:rPr>
          <w:tab/>
        </w:r>
        <w:r w:rsidR="00933DEC" w:rsidRPr="00EF2094">
          <w:rPr>
            <w:rStyle w:val="a4"/>
            <w:noProof/>
          </w:rPr>
          <w:t>GraphFlow</w:t>
        </w:r>
        <w:r w:rsidR="00933DEC" w:rsidRPr="00EF2094">
          <w:rPr>
            <w:rStyle w:val="a4"/>
            <w:noProof/>
          </w:rPr>
          <w:t>系统的设计与实现</w:t>
        </w:r>
        <w:r w:rsidR="00933DEC">
          <w:rPr>
            <w:noProof/>
            <w:webHidden/>
          </w:rPr>
          <w:tab/>
        </w:r>
        <w:r w:rsidR="00933DEC">
          <w:rPr>
            <w:noProof/>
            <w:webHidden/>
          </w:rPr>
          <w:fldChar w:fldCharType="begin"/>
        </w:r>
        <w:r w:rsidR="00933DEC">
          <w:rPr>
            <w:noProof/>
            <w:webHidden/>
          </w:rPr>
          <w:instrText xml:space="preserve"> PAGEREF _Toc478569372 \h </w:instrText>
        </w:r>
        <w:r w:rsidR="00933DEC">
          <w:rPr>
            <w:noProof/>
            <w:webHidden/>
          </w:rPr>
        </w:r>
        <w:r w:rsidR="00933DEC">
          <w:rPr>
            <w:noProof/>
            <w:webHidden/>
          </w:rPr>
          <w:fldChar w:fldCharType="separate"/>
        </w:r>
        <w:r w:rsidR="00933DEC">
          <w:rPr>
            <w:noProof/>
            <w:webHidden/>
          </w:rPr>
          <w:t>44</w:t>
        </w:r>
        <w:r w:rsidR="00933DEC">
          <w:rPr>
            <w:noProof/>
            <w:webHidden/>
          </w:rPr>
          <w:fldChar w:fldCharType="end"/>
        </w:r>
      </w:hyperlink>
    </w:p>
    <w:p w14:paraId="2D103A6E" w14:textId="740862B4"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73" w:history="1">
        <w:r w:rsidR="00933DEC" w:rsidRPr="00EF2094">
          <w:rPr>
            <w:rStyle w:val="a4"/>
            <w:noProof/>
          </w:rPr>
          <w:t>5.1</w:t>
        </w:r>
        <w:r w:rsidR="00933DEC">
          <w:rPr>
            <w:rFonts w:asciiTheme="minorHAnsi" w:eastAsiaTheme="minorEastAsia" w:hAnsiTheme="minorHAnsi"/>
            <w:noProof/>
            <w:sz w:val="21"/>
          </w:rPr>
          <w:tab/>
        </w:r>
        <w:r w:rsidR="00933DEC" w:rsidRPr="00EF2094">
          <w:rPr>
            <w:rStyle w:val="a4"/>
            <w:noProof/>
          </w:rPr>
          <w:t>系统架构</w:t>
        </w:r>
        <w:r w:rsidR="00933DEC">
          <w:rPr>
            <w:noProof/>
            <w:webHidden/>
          </w:rPr>
          <w:tab/>
        </w:r>
        <w:r w:rsidR="00933DEC">
          <w:rPr>
            <w:noProof/>
            <w:webHidden/>
          </w:rPr>
          <w:fldChar w:fldCharType="begin"/>
        </w:r>
        <w:r w:rsidR="00933DEC">
          <w:rPr>
            <w:noProof/>
            <w:webHidden/>
          </w:rPr>
          <w:instrText xml:space="preserve"> PAGEREF _Toc478569373 \h </w:instrText>
        </w:r>
        <w:r w:rsidR="00933DEC">
          <w:rPr>
            <w:noProof/>
            <w:webHidden/>
          </w:rPr>
        </w:r>
        <w:r w:rsidR="00933DEC">
          <w:rPr>
            <w:noProof/>
            <w:webHidden/>
          </w:rPr>
          <w:fldChar w:fldCharType="separate"/>
        </w:r>
        <w:r w:rsidR="00933DEC">
          <w:rPr>
            <w:noProof/>
            <w:webHidden/>
          </w:rPr>
          <w:t>44</w:t>
        </w:r>
        <w:r w:rsidR="00933DEC">
          <w:rPr>
            <w:noProof/>
            <w:webHidden/>
          </w:rPr>
          <w:fldChar w:fldCharType="end"/>
        </w:r>
      </w:hyperlink>
    </w:p>
    <w:p w14:paraId="629E59C9" w14:textId="08659FB5"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74" w:history="1">
        <w:r w:rsidR="00933DEC" w:rsidRPr="00EF2094">
          <w:rPr>
            <w:rStyle w:val="a4"/>
            <w:noProof/>
          </w:rPr>
          <w:t>5.2</w:t>
        </w:r>
        <w:r w:rsidR="00933DEC">
          <w:rPr>
            <w:rFonts w:asciiTheme="minorHAnsi" w:eastAsiaTheme="minorEastAsia" w:hAnsiTheme="minorHAnsi"/>
            <w:noProof/>
            <w:sz w:val="21"/>
          </w:rPr>
          <w:tab/>
        </w:r>
        <w:r w:rsidR="00933DEC" w:rsidRPr="00EF2094">
          <w:rPr>
            <w:rStyle w:val="a4"/>
            <w:noProof/>
          </w:rPr>
          <w:t>模型实现</w:t>
        </w:r>
        <w:r w:rsidR="00933DEC">
          <w:rPr>
            <w:noProof/>
            <w:webHidden/>
          </w:rPr>
          <w:tab/>
        </w:r>
        <w:r w:rsidR="00933DEC">
          <w:rPr>
            <w:noProof/>
            <w:webHidden/>
          </w:rPr>
          <w:fldChar w:fldCharType="begin"/>
        </w:r>
        <w:r w:rsidR="00933DEC">
          <w:rPr>
            <w:noProof/>
            <w:webHidden/>
          </w:rPr>
          <w:instrText xml:space="preserve"> PAGEREF _Toc478569374 \h </w:instrText>
        </w:r>
        <w:r w:rsidR="00933DEC">
          <w:rPr>
            <w:noProof/>
            <w:webHidden/>
          </w:rPr>
        </w:r>
        <w:r w:rsidR="00933DEC">
          <w:rPr>
            <w:noProof/>
            <w:webHidden/>
          </w:rPr>
          <w:fldChar w:fldCharType="separate"/>
        </w:r>
        <w:r w:rsidR="00933DEC">
          <w:rPr>
            <w:noProof/>
            <w:webHidden/>
          </w:rPr>
          <w:t>46</w:t>
        </w:r>
        <w:r w:rsidR="00933DEC">
          <w:rPr>
            <w:noProof/>
            <w:webHidden/>
          </w:rPr>
          <w:fldChar w:fldCharType="end"/>
        </w:r>
      </w:hyperlink>
    </w:p>
    <w:p w14:paraId="6FE76D53" w14:textId="0510FEB9"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75" w:history="1">
        <w:r w:rsidR="00933DEC" w:rsidRPr="00EF2094">
          <w:rPr>
            <w:rStyle w:val="a4"/>
            <w:noProof/>
          </w:rPr>
          <w:t>5.2.1</w:t>
        </w:r>
        <w:r w:rsidR="00933DEC">
          <w:rPr>
            <w:rFonts w:asciiTheme="minorHAnsi" w:eastAsiaTheme="minorEastAsia" w:hAnsiTheme="minorHAnsi"/>
            <w:noProof/>
            <w:sz w:val="21"/>
          </w:rPr>
          <w:tab/>
        </w:r>
        <w:r w:rsidR="00933DEC" w:rsidRPr="00EF2094">
          <w:rPr>
            <w:rStyle w:val="a4"/>
            <w:noProof/>
          </w:rPr>
          <w:t>状态（</w:t>
        </w:r>
        <w:r w:rsidR="00933DEC" w:rsidRPr="00EF2094">
          <w:rPr>
            <w:rStyle w:val="a4"/>
            <w:rFonts w:cs="Times New Roman"/>
            <w:noProof/>
          </w:rPr>
          <w:t>State</w:t>
        </w:r>
        <w:r w:rsidR="00933DEC" w:rsidRPr="00EF2094">
          <w:rPr>
            <w:rStyle w:val="a4"/>
            <w:noProof/>
          </w:rPr>
          <w:t>）</w:t>
        </w:r>
        <w:r w:rsidR="00933DEC">
          <w:rPr>
            <w:noProof/>
            <w:webHidden/>
          </w:rPr>
          <w:tab/>
        </w:r>
        <w:r w:rsidR="00933DEC">
          <w:rPr>
            <w:noProof/>
            <w:webHidden/>
          </w:rPr>
          <w:fldChar w:fldCharType="begin"/>
        </w:r>
        <w:r w:rsidR="00933DEC">
          <w:rPr>
            <w:noProof/>
            <w:webHidden/>
          </w:rPr>
          <w:instrText xml:space="preserve"> PAGEREF _Toc478569375 \h </w:instrText>
        </w:r>
        <w:r w:rsidR="00933DEC">
          <w:rPr>
            <w:noProof/>
            <w:webHidden/>
          </w:rPr>
        </w:r>
        <w:r w:rsidR="00933DEC">
          <w:rPr>
            <w:noProof/>
            <w:webHidden/>
          </w:rPr>
          <w:fldChar w:fldCharType="separate"/>
        </w:r>
        <w:r w:rsidR="00933DEC">
          <w:rPr>
            <w:noProof/>
            <w:webHidden/>
          </w:rPr>
          <w:t>46</w:t>
        </w:r>
        <w:r w:rsidR="00933DEC">
          <w:rPr>
            <w:noProof/>
            <w:webHidden/>
          </w:rPr>
          <w:fldChar w:fldCharType="end"/>
        </w:r>
      </w:hyperlink>
    </w:p>
    <w:p w14:paraId="1C5A0C48" w14:textId="7A766B76"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76" w:history="1">
        <w:r w:rsidR="00933DEC" w:rsidRPr="00EF2094">
          <w:rPr>
            <w:rStyle w:val="a4"/>
            <w:noProof/>
          </w:rPr>
          <w:t>5.2.2</w:t>
        </w:r>
        <w:r w:rsidR="00933DEC">
          <w:rPr>
            <w:rFonts w:asciiTheme="minorHAnsi" w:eastAsiaTheme="minorEastAsia" w:hAnsiTheme="minorHAnsi"/>
            <w:noProof/>
            <w:sz w:val="21"/>
          </w:rPr>
          <w:tab/>
        </w:r>
        <w:r w:rsidR="00933DEC" w:rsidRPr="00EF2094">
          <w:rPr>
            <w:rStyle w:val="a4"/>
            <w:noProof/>
          </w:rPr>
          <w:t>事件（</w:t>
        </w:r>
        <w:r w:rsidR="00933DEC" w:rsidRPr="00EF2094">
          <w:rPr>
            <w:rStyle w:val="a4"/>
            <w:rFonts w:cs="Times New Roman"/>
            <w:noProof/>
          </w:rPr>
          <w:t>Event</w:t>
        </w:r>
        <w:r w:rsidR="00933DEC" w:rsidRPr="00EF2094">
          <w:rPr>
            <w:rStyle w:val="a4"/>
            <w:noProof/>
          </w:rPr>
          <w:t>）</w:t>
        </w:r>
        <w:r w:rsidR="00933DEC">
          <w:rPr>
            <w:noProof/>
            <w:webHidden/>
          </w:rPr>
          <w:tab/>
        </w:r>
        <w:r w:rsidR="00933DEC">
          <w:rPr>
            <w:noProof/>
            <w:webHidden/>
          </w:rPr>
          <w:fldChar w:fldCharType="begin"/>
        </w:r>
        <w:r w:rsidR="00933DEC">
          <w:rPr>
            <w:noProof/>
            <w:webHidden/>
          </w:rPr>
          <w:instrText xml:space="preserve"> PAGEREF _Toc478569376 \h </w:instrText>
        </w:r>
        <w:r w:rsidR="00933DEC">
          <w:rPr>
            <w:noProof/>
            <w:webHidden/>
          </w:rPr>
        </w:r>
        <w:r w:rsidR="00933DEC">
          <w:rPr>
            <w:noProof/>
            <w:webHidden/>
          </w:rPr>
          <w:fldChar w:fldCharType="separate"/>
        </w:r>
        <w:r w:rsidR="00933DEC">
          <w:rPr>
            <w:noProof/>
            <w:webHidden/>
          </w:rPr>
          <w:t>49</w:t>
        </w:r>
        <w:r w:rsidR="00933DEC">
          <w:rPr>
            <w:noProof/>
            <w:webHidden/>
          </w:rPr>
          <w:fldChar w:fldCharType="end"/>
        </w:r>
      </w:hyperlink>
    </w:p>
    <w:p w14:paraId="4595D4D6" w14:textId="6EC7126D"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77" w:history="1">
        <w:r w:rsidR="00933DEC" w:rsidRPr="00EF2094">
          <w:rPr>
            <w:rStyle w:val="a4"/>
            <w:noProof/>
          </w:rPr>
          <w:t>5.2.3</w:t>
        </w:r>
        <w:r w:rsidR="00933DEC">
          <w:rPr>
            <w:rFonts w:asciiTheme="minorHAnsi" w:eastAsiaTheme="minorEastAsia" w:hAnsiTheme="minorHAnsi"/>
            <w:noProof/>
            <w:sz w:val="21"/>
          </w:rPr>
          <w:tab/>
        </w:r>
        <w:r w:rsidR="00933DEC" w:rsidRPr="00EF2094">
          <w:rPr>
            <w:rStyle w:val="a4"/>
            <w:noProof/>
          </w:rPr>
          <w:t>转换（</w:t>
        </w:r>
        <w:r w:rsidR="00933DEC" w:rsidRPr="00EF2094">
          <w:rPr>
            <w:rStyle w:val="a4"/>
            <w:rFonts w:cs="Times New Roman"/>
            <w:noProof/>
          </w:rPr>
          <w:t>Transform</w:t>
        </w:r>
        <w:r w:rsidR="00933DEC" w:rsidRPr="00EF2094">
          <w:rPr>
            <w:rStyle w:val="a4"/>
            <w:noProof/>
          </w:rPr>
          <w:t>）</w:t>
        </w:r>
        <w:r w:rsidR="00933DEC">
          <w:rPr>
            <w:noProof/>
            <w:webHidden/>
          </w:rPr>
          <w:tab/>
        </w:r>
        <w:r w:rsidR="00933DEC">
          <w:rPr>
            <w:noProof/>
            <w:webHidden/>
          </w:rPr>
          <w:fldChar w:fldCharType="begin"/>
        </w:r>
        <w:r w:rsidR="00933DEC">
          <w:rPr>
            <w:noProof/>
            <w:webHidden/>
          </w:rPr>
          <w:instrText xml:space="preserve"> PAGEREF _Toc478569377 \h </w:instrText>
        </w:r>
        <w:r w:rsidR="00933DEC">
          <w:rPr>
            <w:noProof/>
            <w:webHidden/>
          </w:rPr>
        </w:r>
        <w:r w:rsidR="00933DEC">
          <w:rPr>
            <w:noProof/>
            <w:webHidden/>
          </w:rPr>
          <w:fldChar w:fldCharType="separate"/>
        </w:r>
        <w:r w:rsidR="00933DEC">
          <w:rPr>
            <w:noProof/>
            <w:webHidden/>
          </w:rPr>
          <w:t>50</w:t>
        </w:r>
        <w:r w:rsidR="00933DEC">
          <w:rPr>
            <w:noProof/>
            <w:webHidden/>
          </w:rPr>
          <w:fldChar w:fldCharType="end"/>
        </w:r>
      </w:hyperlink>
    </w:p>
    <w:p w14:paraId="2012F5CD" w14:textId="49196AE2"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78" w:history="1">
        <w:r w:rsidR="00933DEC" w:rsidRPr="00EF2094">
          <w:rPr>
            <w:rStyle w:val="a4"/>
            <w:noProof/>
          </w:rPr>
          <w:t>5.3</w:t>
        </w:r>
        <w:r w:rsidR="00933DEC">
          <w:rPr>
            <w:rFonts w:asciiTheme="minorHAnsi" w:eastAsiaTheme="minorEastAsia" w:hAnsiTheme="minorHAnsi"/>
            <w:noProof/>
            <w:sz w:val="21"/>
          </w:rPr>
          <w:tab/>
        </w:r>
        <w:r w:rsidR="00933DEC" w:rsidRPr="00EF2094">
          <w:rPr>
            <w:rStyle w:val="a4"/>
            <w:noProof/>
          </w:rPr>
          <w:t>算法实现</w:t>
        </w:r>
        <w:r w:rsidR="00933DEC">
          <w:rPr>
            <w:noProof/>
            <w:webHidden/>
          </w:rPr>
          <w:tab/>
        </w:r>
        <w:r w:rsidR="00933DEC">
          <w:rPr>
            <w:noProof/>
            <w:webHidden/>
          </w:rPr>
          <w:fldChar w:fldCharType="begin"/>
        </w:r>
        <w:r w:rsidR="00933DEC">
          <w:rPr>
            <w:noProof/>
            <w:webHidden/>
          </w:rPr>
          <w:instrText xml:space="preserve"> PAGEREF _Toc478569378 \h </w:instrText>
        </w:r>
        <w:r w:rsidR="00933DEC">
          <w:rPr>
            <w:noProof/>
            <w:webHidden/>
          </w:rPr>
        </w:r>
        <w:r w:rsidR="00933DEC">
          <w:rPr>
            <w:noProof/>
            <w:webHidden/>
          </w:rPr>
          <w:fldChar w:fldCharType="separate"/>
        </w:r>
        <w:r w:rsidR="00933DEC">
          <w:rPr>
            <w:noProof/>
            <w:webHidden/>
          </w:rPr>
          <w:t>50</w:t>
        </w:r>
        <w:r w:rsidR="00933DEC">
          <w:rPr>
            <w:noProof/>
            <w:webHidden/>
          </w:rPr>
          <w:fldChar w:fldCharType="end"/>
        </w:r>
      </w:hyperlink>
    </w:p>
    <w:p w14:paraId="126C8E12" w14:textId="2CE90E89"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79" w:history="1">
        <w:r w:rsidR="00933DEC" w:rsidRPr="00EF2094">
          <w:rPr>
            <w:rStyle w:val="a4"/>
            <w:rFonts w:cs="Times New Roman"/>
            <w:noProof/>
          </w:rPr>
          <w:t>5.3.1</w:t>
        </w:r>
        <w:r w:rsidR="00933DEC">
          <w:rPr>
            <w:rFonts w:asciiTheme="minorHAnsi" w:eastAsiaTheme="minorEastAsia" w:hAnsiTheme="minorHAnsi"/>
            <w:noProof/>
            <w:sz w:val="21"/>
          </w:rPr>
          <w:tab/>
        </w:r>
        <w:r w:rsidR="00933DEC" w:rsidRPr="00EF2094">
          <w:rPr>
            <w:rStyle w:val="a4"/>
            <w:rFonts w:cs="Times New Roman"/>
            <w:noProof/>
          </w:rPr>
          <w:t>Triangle Count</w:t>
        </w:r>
        <w:r w:rsidR="00933DEC">
          <w:rPr>
            <w:noProof/>
            <w:webHidden/>
          </w:rPr>
          <w:tab/>
        </w:r>
        <w:r w:rsidR="00933DEC">
          <w:rPr>
            <w:noProof/>
            <w:webHidden/>
          </w:rPr>
          <w:fldChar w:fldCharType="begin"/>
        </w:r>
        <w:r w:rsidR="00933DEC">
          <w:rPr>
            <w:noProof/>
            <w:webHidden/>
          </w:rPr>
          <w:instrText xml:space="preserve"> PAGEREF _Toc478569379 \h </w:instrText>
        </w:r>
        <w:r w:rsidR="00933DEC">
          <w:rPr>
            <w:noProof/>
            <w:webHidden/>
          </w:rPr>
        </w:r>
        <w:r w:rsidR="00933DEC">
          <w:rPr>
            <w:noProof/>
            <w:webHidden/>
          </w:rPr>
          <w:fldChar w:fldCharType="separate"/>
        </w:r>
        <w:r w:rsidR="00933DEC">
          <w:rPr>
            <w:noProof/>
            <w:webHidden/>
          </w:rPr>
          <w:t>52</w:t>
        </w:r>
        <w:r w:rsidR="00933DEC">
          <w:rPr>
            <w:noProof/>
            <w:webHidden/>
          </w:rPr>
          <w:fldChar w:fldCharType="end"/>
        </w:r>
      </w:hyperlink>
    </w:p>
    <w:p w14:paraId="6992FEC9" w14:textId="40D06106"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80" w:history="1">
        <w:r w:rsidR="00933DEC" w:rsidRPr="00EF2094">
          <w:rPr>
            <w:rStyle w:val="a4"/>
            <w:rFonts w:cs="Times New Roman"/>
            <w:noProof/>
          </w:rPr>
          <w:t>5.3.2</w:t>
        </w:r>
        <w:r w:rsidR="00933DEC">
          <w:rPr>
            <w:rFonts w:asciiTheme="minorHAnsi" w:eastAsiaTheme="minorEastAsia" w:hAnsiTheme="minorHAnsi"/>
            <w:noProof/>
            <w:sz w:val="21"/>
          </w:rPr>
          <w:tab/>
        </w:r>
        <w:r w:rsidR="00933DEC" w:rsidRPr="00EF2094">
          <w:rPr>
            <w:rStyle w:val="a4"/>
            <w:rFonts w:cs="Times New Roman"/>
            <w:noProof/>
          </w:rPr>
          <w:t>Single Source Shortest Path</w:t>
        </w:r>
        <w:r w:rsidR="00933DEC">
          <w:rPr>
            <w:noProof/>
            <w:webHidden/>
          </w:rPr>
          <w:tab/>
        </w:r>
        <w:r w:rsidR="00933DEC">
          <w:rPr>
            <w:noProof/>
            <w:webHidden/>
          </w:rPr>
          <w:fldChar w:fldCharType="begin"/>
        </w:r>
        <w:r w:rsidR="00933DEC">
          <w:rPr>
            <w:noProof/>
            <w:webHidden/>
          </w:rPr>
          <w:instrText xml:space="preserve"> PAGEREF _Toc478569380 \h </w:instrText>
        </w:r>
        <w:r w:rsidR="00933DEC">
          <w:rPr>
            <w:noProof/>
            <w:webHidden/>
          </w:rPr>
        </w:r>
        <w:r w:rsidR="00933DEC">
          <w:rPr>
            <w:noProof/>
            <w:webHidden/>
          </w:rPr>
          <w:fldChar w:fldCharType="separate"/>
        </w:r>
        <w:r w:rsidR="00933DEC">
          <w:rPr>
            <w:noProof/>
            <w:webHidden/>
          </w:rPr>
          <w:t>53</w:t>
        </w:r>
        <w:r w:rsidR="00933DEC">
          <w:rPr>
            <w:noProof/>
            <w:webHidden/>
          </w:rPr>
          <w:fldChar w:fldCharType="end"/>
        </w:r>
      </w:hyperlink>
    </w:p>
    <w:p w14:paraId="47455257" w14:textId="3E85FEB4"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81" w:history="1">
        <w:r w:rsidR="00933DEC" w:rsidRPr="00EF2094">
          <w:rPr>
            <w:rStyle w:val="a4"/>
            <w:noProof/>
          </w:rPr>
          <w:t>5.4</w:t>
        </w:r>
        <w:r w:rsidR="00933DEC">
          <w:rPr>
            <w:rFonts w:asciiTheme="minorHAnsi" w:eastAsiaTheme="minorEastAsia" w:hAnsiTheme="minorHAnsi"/>
            <w:noProof/>
            <w:sz w:val="21"/>
          </w:rPr>
          <w:tab/>
        </w:r>
        <w:r w:rsidR="00933DEC" w:rsidRPr="00EF2094">
          <w:rPr>
            <w:rStyle w:val="a4"/>
            <w:noProof/>
          </w:rPr>
          <w:t>本章小结</w:t>
        </w:r>
        <w:r w:rsidR="00933DEC">
          <w:rPr>
            <w:noProof/>
            <w:webHidden/>
          </w:rPr>
          <w:tab/>
        </w:r>
        <w:r w:rsidR="00933DEC">
          <w:rPr>
            <w:noProof/>
            <w:webHidden/>
          </w:rPr>
          <w:fldChar w:fldCharType="begin"/>
        </w:r>
        <w:r w:rsidR="00933DEC">
          <w:rPr>
            <w:noProof/>
            <w:webHidden/>
          </w:rPr>
          <w:instrText xml:space="preserve"> PAGEREF _Toc478569381 \h </w:instrText>
        </w:r>
        <w:r w:rsidR="00933DEC">
          <w:rPr>
            <w:noProof/>
            <w:webHidden/>
          </w:rPr>
        </w:r>
        <w:r w:rsidR="00933DEC">
          <w:rPr>
            <w:noProof/>
            <w:webHidden/>
          </w:rPr>
          <w:fldChar w:fldCharType="separate"/>
        </w:r>
        <w:r w:rsidR="00933DEC">
          <w:rPr>
            <w:noProof/>
            <w:webHidden/>
          </w:rPr>
          <w:t>54</w:t>
        </w:r>
        <w:r w:rsidR="00933DEC">
          <w:rPr>
            <w:noProof/>
            <w:webHidden/>
          </w:rPr>
          <w:fldChar w:fldCharType="end"/>
        </w:r>
      </w:hyperlink>
    </w:p>
    <w:p w14:paraId="4974ADF8" w14:textId="47289D0A" w:rsidR="00933DEC" w:rsidRDefault="00082B9B">
      <w:pPr>
        <w:pStyle w:val="11"/>
        <w:tabs>
          <w:tab w:val="left" w:pos="1050"/>
        </w:tabs>
        <w:rPr>
          <w:rFonts w:asciiTheme="minorHAnsi" w:eastAsiaTheme="minorEastAsia" w:hAnsiTheme="minorHAnsi"/>
          <w:noProof/>
          <w:sz w:val="21"/>
        </w:rPr>
      </w:pPr>
      <w:hyperlink w:anchor="_Toc478569382" w:history="1">
        <w:r w:rsidR="00933DEC" w:rsidRPr="00EF2094">
          <w:rPr>
            <w:rStyle w:val="a4"/>
            <w:noProof/>
          </w:rPr>
          <w:t>第六章</w:t>
        </w:r>
        <w:r w:rsidR="00933DEC">
          <w:rPr>
            <w:rFonts w:asciiTheme="minorHAnsi" w:eastAsiaTheme="minorEastAsia" w:hAnsiTheme="minorHAnsi"/>
            <w:noProof/>
            <w:sz w:val="21"/>
          </w:rPr>
          <w:tab/>
        </w:r>
        <w:r w:rsidR="00933DEC" w:rsidRPr="00EF2094">
          <w:rPr>
            <w:rStyle w:val="a4"/>
            <w:noProof/>
          </w:rPr>
          <w:t>实验与分析</w:t>
        </w:r>
        <w:r w:rsidR="00933DEC">
          <w:rPr>
            <w:noProof/>
            <w:webHidden/>
          </w:rPr>
          <w:tab/>
        </w:r>
        <w:r w:rsidR="00933DEC">
          <w:rPr>
            <w:noProof/>
            <w:webHidden/>
          </w:rPr>
          <w:fldChar w:fldCharType="begin"/>
        </w:r>
        <w:r w:rsidR="00933DEC">
          <w:rPr>
            <w:noProof/>
            <w:webHidden/>
          </w:rPr>
          <w:instrText xml:space="preserve"> PAGEREF _Toc478569382 \h </w:instrText>
        </w:r>
        <w:r w:rsidR="00933DEC">
          <w:rPr>
            <w:noProof/>
            <w:webHidden/>
          </w:rPr>
        </w:r>
        <w:r w:rsidR="00933DEC">
          <w:rPr>
            <w:noProof/>
            <w:webHidden/>
          </w:rPr>
          <w:fldChar w:fldCharType="separate"/>
        </w:r>
        <w:r w:rsidR="00933DEC">
          <w:rPr>
            <w:noProof/>
            <w:webHidden/>
          </w:rPr>
          <w:t>56</w:t>
        </w:r>
        <w:r w:rsidR="00933DEC">
          <w:rPr>
            <w:noProof/>
            <w:webHidden/>
          </w:rPr>
          <w:fldChar w:fldCharType="end"/>
        </w:r>
      </w:hyperlink>
    </w:p>
    <w:p w14:paraId="1C42DF2F" w14:textId="2F86F841"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83" w:history="1">
        <w:r w:rsidR="00933DEC" w:rsidRPr="00EF2094">
          <w:rPr>
            <w:rStyle w:val="a4"/>
            <w:noProof/>
          </w:rPr>
          <w:t>6</w:t>
        </w:r>
        <w:r w:rsidR="00933DEC" w:rsidRPr="00EF2094">
          <w:rPr>
            <w:rStyle w:val="a4"/>
            <w:noProof/>
          </w:rPr>
          <w:t>.</w:t>
        </w:r>
        <w:r w:rsidR="00933DEC" w:rsidRPr="00EF2094">
          <w:rPr>
            <w:rStyle w:val="a4"/>
            <w:noProof/>
          </w:rPr>
          <w:t>1</w:t>
        </w:r>
        <w:r w:rsidR="00933DEC">
          <w:rPr>
            <w:rFonts w:asciiTheme="minorHAnsi" w:eastAsiaTheme="minorEastAsia" w:hAnsiTheme="minorHAnsi"/>
            <w:noProof/>
            <w:sz w:val="21"/>
          </w:rPr>
          <w:tab/>
        </w:r>
        <w:r w:rsidR="00933DEC" w:rsidRPr="00EF2094">
          <w:rPr>
            <w:rStyle w:val="a4"/>
            <w:noProof/>
          </w:rPr>
          <w:t>实验环境</w:t>
        </w:r>
        <w:r w:rsidR="00933DEC">
          <w:rPr>
            <w:noProof/>
            <w:webHidden/>
          </w:rPr>
          <w:tab/>
        </w:r>
        <w:r w:rsidR="00933DEC">
          <w:rPr>
            <w:noProof/>
            <w:webHidden/>
          </w:rPr>
          <w:fldChar w:fldCharType="begin"/>
        </w:r>
        <w:r w:rsidR="00933DEC">
          <w:rPr>
            <w:noProof/>
            <w:webHidden/>
          </w:rPr>
          <w:instrText xml:space="preserve"> PAGEREF _Toc478569383 \h </w:instrText>
        </w:r>
        <w:r w:rsidR="00933DEC">
          <w:rPr>
            <w:noProof/>
            <w:webHidden/>
          </w:rPr>
        </w:r>
        <w:r w:rsidR="00933DEC">
          <w:rPr>
            <w:noProof/>
            <w:webHidden/>
          </w:rPr>
          <w:fldChar w:fldCharType="separate"/>
        </w:r>
        <w:r w:rsidR="00933DEC">
          <w:rPr>
            <w:noProof/>
            <w:webHidden/>
          </w:rPr>
          <w:t>56</w:t>
        </w:r>
        <w:r w:rsidR="00933DEC">
          <w:rPr>
            <w:noProof/>
            <w:webHidden/>
          </w:rPr>
          <w:fldChar w:fldCharType="end"/>
        </w:r>
      </w:hyperlink>
    </w:p>
    <w:p w14:paraId="4C78CA9E" w14:textId="467FFF52"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84" w:history="1">
        <w:r w:rsidR="00933DEC" w:rsidRPr="00EF2094">
          <w:rPr>
            <w:rStyle w:val="a4"/>
            <w:noProof/>
          </w:rPr>
          <w:t>6.2</w:t>
        </w:r>
        <w:r w:rsidR="00933DEC">
          <w:rPr>
            <w:rFonts w:asciiTheme="minorHAnsi" w:eastAsiaTheme="minorEastAsia" w:hAnsiTheme="minorHAnsi"/>
            <w:noProof/>
            <w:sz w:val="21"/>
          </w:rPr>
          <w:tab/>
        </w:r>
        <w:r w:rsidR="00933DEC" w:rsidRPr="00EF2094">
          <w:rPr>
            <w:rStyle w:val="a4"/>
            <w:noProof/>
          </w:rPr>
          <w:t>实验结果</w:t>
        </w:r>
        <w:r w:rsidR="00933DEC">
          <w:rPr>
            <w:noProof/>
            <w:webHidden/>
          </w:rPr>
          <w:tab/>
        </w:r>
        <w:r w:rsidR="00933DEC">
          <w:rPr>
            <w:noProof/>
            <w:webHidden/>
          </w:rPr>
          <w:fldChar w:fldCharType="begin"/>
        </w:r>
        <w:r w:rsidR="00933DEC">
          <w:rPr>
            <w:noProof/>
            <w:webHidden/>
          </w:rPr>
          <w:instrText xml:space="preserve"> PAGEREF _Toc478569384 \h </w:instrText>
        </w:r>
        <w:r w:rsidR="00933DEC">
          <w:rPr>
            <w:noProof/>
            <w:webHidden/>
          </w:rPr>
        </w:r>
        <w:r w:rsidR="00933DEC">
          <w:rPr>
            <w:noProof/>
            <w:webHidden/>
          </w:rPr>
          <w:fldChar w:fldCharType="separate"/>
        </w:r>
        <w:r w:rsidR="00933DEC">
          <w:rPr>
            <w:noProof/>
            <w:webHidden/>
          </w:rPr>
          <w:t>57</w:t>
        </w:r>
        <w:r w:rsidR="00933DEC">
          <w:rPr>
            <w:noProof/>
            <w:webHidden/>
          </w:rPr>
          <w:fldChar w:fldCharType="end"/>
        </w:r>
      </w:hyperlink>
    </w:p>
    <w:p w14:paraId="5101E03F" w14:textId="3DC0BD2C"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85" w:history="1">
        <w:r w:rsidR="00933DEC" w:rsidRPr="00EF2094">
          <w:rPr>
            <w:rStyle w:val="a4"/>
            <w:noProof/>
          </w:rPr>
          <w:t>6.2.1</w:t>
        </w:r>
        <w:r w:rsidR="00933DEC">
          <w:rPr>
            <w:rFonts w:asciiTheme="minorHAnsi" w:eastAsiaTheme="minorEastAsia" w:hAnsiTheme="minorHAnsi"/>
            <w:noProof/>
            <w:sz w:val="21"/>
          </w:rPr>
          <w:tab/>
        </w:r>
        <w:r w:rsidR="00933DEC" w:rsidRPr="00EF2094">
          <w:rPr>
            <w:rStyle w:val="a4"/>
            <w:noProof/>
          </w:rPr>
          <w:t>准确性</w:t>
        </w:r>
        <w:r w:rsidR="00933DEC">
          <w:rPr>
            <w:noProof/>
            <w:webHidden/>
          </w:rPr>
          <w:tab/>
        </w:r>
        <w:r w:rsidR="00933DEC">
          <w:rPr>
            <w:noProof/>
            <w:webHidden/>
          </w:rPr>
          <w:fldChar w:fldCharType="begin"/>
        </w:r>
        <w:r w:rsidR="00933DEC">
          <w:rPr>
            <w:noProof/>
            <w:webHidden/>
          </w:rPr>
          <w:instrText xml:space="preserve"> PAGEREF _Toc478569385 \h </w:instrText>
        </w:r>
        <w:r w:rsidR="00933DEC">
          <w:rPr>
            <w:noProof/>
            <w:webHidden/>
          </w:rPr>
        </w:r>
        <w:r w:rsidR="00933DEC">
          <w:rPr>
            <w:noProof/>
            <w:webHidden/>
          </w:rPr>
          <w:fldChar w:fldCharType="separate"/>
        </w:r>
        <w:r w:rsidR="00933DEC">
          <w:rPr>
            <w:noProof/>
            <w:webHidden/>
          </w:rPr>
          <w:t>57</w:t>
        </w:r>
        <w:r w:rsidR="00933DEC">
          <w:rPr>
            <w:noProof/>
            <w:webHidden/>
          </w:rPr>
          <w:fldChar w:fldCharType="end"/>
        </w:r>
      </w:hyperlink>
    </w:p>
    <w:p w14:paraId="5004AA5A" w14:textId="3DACDCB8"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86" w:history="1">
        <w:r w:rsidR="00933DEC" w:rsidRPr="00EF2094">
          <w:rPr>
            <w:rStyle w:val="a4"/>
            <w:noProof/>
          </w:rPr>
          <w:t>6.2.2</w:t>
        </w:r>
        <w:r w:rsidR="00933DEC">
          <w:rPr>
            <w:rFonts w:asciiTheme="minorHAnsi" w:eastAsiaTheme="minorEastAsia" w:hAnsiTheme="minorHAnsi"/>
            <w:noProof/>
            <w:sz w:val="21"/>
          </w:rPr>
          <w:tab/>
        </w:r>
        <w:r w:rsidR="00933DEC" w:rsidRPr="00EF2094">
          <w:rPr>
            <w:rStyle w:val="a4"/>
            <w:noProof/>
          </w:rPr>
          <w:t>实时性</w:t>
        </w:r>
        <w:r w:rsidR="00933DEC">
          <w:rPr>
            <w:noProof/>
            <w:webHidden/>
          </w:rPr>
          <w:tab/>
        </w:r>
        <w:r w:rsidR="00933DEC">
          <w:rPr>
            <w:noProof/>
            <w:webHidden/>
          </w:rPr>
          <w:fldChar w:fldCharType="begin"/>
        </w:r>
        <w:r w:rsidR="00933DEC">
          <w:rPr>
            <w:noProof/>
            <w:webHidden/>
          </w:rPr>
          <w:instrText xml:space="preserve"> PAGEREF _Toc478569386 \h </w:instrText>
        </w:r>
        <w:r w:rsidR="00933DEC">
          <w:rPr>
            <w:noProof/>
            <w:webHidden/>
          </w:rPr>
        </w:r>
        <w:r w:rsidR="00933DEC">
          <w:rPr>
            <w:noProof/>
            <w:webHidden/>
          </w:rPr>
          <w:fldChar w:fldCharType="separate"/>
        </w:r>
        <w:r w:rsidR="00933DEC">
          <w:rPr>
            <w:noProof/>
            <w:webHidden/>
          </w:rPr>
          <w:t>58</w:t>
        </w:r>
        <w:r w:rsidR="00933DEC">
          <w:rPr>
            <w:noProof/>
            <w:webHidden/>
          </w:rPr>
          <w:fldChar w:fldCharType="end"/>
        </w:r>
      </w:hyperlink>
    </w:p>
    <w:p w14:paraId="5E0813E3" w14:textId="7084B065" w:rsidR="00933DEC" w:rsidRDefault="00082B9B">
      <w:pPr>
        <w:pStyle w:val="31"/>
        <w:tabs>
          <w:tab w:val="left" w:pos="1680"/>
          <w:tab w:val="right" w:leader="dot" w:pos="8296"/>
        </w:tabs>
        <w:ind w:left="960"/>
        <w:rPr>
          <w:rFonts w:asciiTheme="minorHAnsi" w:eastAsiaTheme="minorEastAsia" w:hAnsiTheme="minorHAnsi"/>
          <w:noProof/>
          <w:sz w:val="21"/>
        </w:rPr>
      </w:pPr>
      <w:hyperlink w:anchor="_Toc478569387" w:history="1">
        <w:r w:rsidR="00933DEC" w:rsidRPr="00EF2094">
          <w:rPr>
            <w:rStyle w:val="a4"/>
            <w:noProof/>
          </w:rPr>
          <w:t>6.2.3</w:t>
        </w:r>
        <w:r w:rsidR="00933DEC">
          <w:rPr>
            <w:rFonts w:asciiTheme="minorHAnsi" w:eastAsiaTheme="minorEastAsia" w:hAnsiTheme="minorHAnsi"/>
            <w:noProof/>
            <w:sz w:val="21"/>
          </w:rPr>
          <w:tab/>
        </w:r>
        <w:r w:rsidR="00933DEC" w:rsidRPr="00EF2094">
          <w:rPr>
            <w:rStyle w:val="a4"/>
            <w:noProof/>
          </w:rPr>
          <w:t>更新冲突概率</w:t>
        </w:r>
        <w:r w:rsidR="00933DEC">
          <w:rPr>
            <w:noProof/>
            <w:webHidden/>
          </w:rPr>
          <w:tab/>
        </w:r>
        <w:r w:rsidR="00933DEC">
          <w:rPr>
            <w:noProof/>
            <w:webHidden/>
          </w:rPr>
          <w:fldChar w:fldCharType="begin"/>
        </w:r>
        <w:r w:rsidR="00933DEC">
          <w:rPr>
            <w:noProof/>
            <w:webHidden/>
          </w:rPr>
          <w:instrText xml:space="preserve"> PAGEREF _Toc478569387 \h </w:instrText>
        </w:r>
        <w:r w:rsidR="00933DEC">
          <w:rPr>
            <w:noProof/>
            <w:webHidden/>
          </w:rPr>
        </w:r>
        <w:r w:rsidR="00933DEC">
          <w:rPr>
            <w:noProof/>
            <w:webHidden/>
          </w:rPr>
          <w:fldChar w:fldCharType="separate"/>
        </w:r>
        <w:r w:rsidR="00933DEC">
          <w:rPr>
            <w:noProof/>
            <w:webHidden/>
          </w:rPr>
          <w:t>60</w:t>
        </w:r>
        <w:r w:rsidR="00933DEC">
          <w:rPr>
            <w:noProof/>
            <w:webHidden/>
          </w:rPr>
          <w:fldChar w:fldCharType="end"/>
        </w:r>
      </w:hyperlink>
    </w:p>
    <w:p w14:paraId="76EFD975" w14:textId="37BA66B5"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88" w:history="1">
        <w:r w:rsidR="00933DEC" w:rsidRPr="00EF2094">
          <w:rPr>
            <w:rStyle w:val="a4"/>
            <w:noProof/>
          </w:rPr>
          <w:t>6.3</w:t>
        </w:r>
        <w:r w:rsidR="00933DEC">
          <w:rPr>
            <w:rFonts w:asciiTheme="minorHAnsi" w:eastAsiaTheme="minorEastAsia" w:hAnsiTheme="minorHAnsi"/>
            <w:noProof/>
            <w:sz w:val="21"/>
          </w:rPr>
          <w:tab/>
        </w:r>
        <w:r w:rsidR="00933DEC" w:rsidRPr="00EF2094">
          <w:rPr>
            <w:rStyle w:val="a4"/>
            <w:noProof/>
          </w:rPr>
          <w:t>本章小结</w:t>
        </w:r>
        <w:r w:rsidR="00933DEC">
          <w:rPr>
            <w:noProof/>
            <w:webHidden/>
          </w:rPr>
          <w:tab/>
        </w:r>
        <w:r w:rsidR="00933DEC">
          <w:rPr>
            <w:noProof/>
            <w:webHidden/>
          </w:rPr>
          <w:fldChar w:fldCharType="begin"/>
        </w:r>
        <w:r w:rsidR="00933DEC">
          <w:rPr>
            <w:noProof/>
            <w:webHidden/>
          </w:rPr>
          <w:instrText xml:space="preserve"> PAGEREF _Toc478569388 \h </w:instrText>
        </w:r>
        <w:r w:rsidR="00933DEC">
          <w:rPr>
            <w:noProof/>
            <w:webHidden/>
          </w:rPr>
        </w:r>
        <w:r w:rsidR="00933DEC">
          <w:rPr>
            <w:noProof/>
            <w:webHidden/>
          </w:rPr>
          <w:fldChar w:fldCharType="separate"/>
        </w:r>
        <w:r w:rsidR="00933DEC">
          <w:rPr>
            <w:noProof/>
            <w:webHidden/>
          </w:rPr>
          <w:t>62</w:t>
        </w:r>
        <w:r w:rsidR="00933DEC">
          <w:rPr>
            <w:noProof/>
            <w:webHidden/>
          </w:rPr>
          <w:fldChar w:fldCharType="end"/>
        </w:r>
      </w:hyperlink>
    </w:p>
    <w:p w14:paraId="6A765038" w14:textId="37A0F5D5" w:rsidR="00933DEC" w:rsidRDefault="00082B9B">
      <w:pPr>
        <w:pStyle w:val="11"/>
        <w:rPr>
          <w:rFonts w:asciiTheme="minorHAnsi" w:eastAsiaTheme="minorEastAsia" w:hAnsiTheme="minorHAnsi"/>
          <w:noProof/>
          <w:sz w:val="21"/>
        </w:rPr>
      </w:pPr>
      <w:hyperlink w:anchor="_Toc478569389" w:history="1">
        <w:r w:rsidR="00933DEC" w:rsidRPr="00EF2094">
          <w:rPr>
            <w:rStyle w:val="a4"/>
            <w:noProof/>
          </w:rPr>
          <w:t>7</w:t>
        </w:r>
        <w:r w:rsidR="00933DEC">
          <w:rPr>
            <w:rFonts w:asciiTheme="minorHAnsi" w:eastAsiaTheme="minorEastAsia" w:hAnsiTheme="minorHAnsi"/>
            <w:noProof/>
            <w:sz w:val="21"/>
          </w:rPr>
          <w:tab/>
        </w:r>
        <w:r w:rsidR="00933DEC" w:rsidRPr="00EF2094">
          <w:rPr>
            <w:rStyle w:val="a4"/>
            <w:noProof/>
          </w:rPr>
          <w:t>结束语</w:t>
        </w:r>
        <w:r w:rsidR="00933DEC">
          <w:rPr>
            <w:noProof/>
            <w:webHidden/>
          </w:rPr>
          <w:tab/>
        </w:r>
        <w:r w:rsidR="00933DEC">
          <w:rPr>
            <w:noProof/>
            <w:webHidden/>
          </w:rPr>
          <w:fldChar w:fldCharType="begin"/>
        </w:r>
        <w:r w:rsidR="00933DEC">
          <w:rPr>
            <w:noProof/>
            <w:webHidden/>
          </w:rPr>
          <w:instrText xml:space="preserve"> PAGEREF _Toc478569389 \h </w:instrText>
        </w:r>
        <w:r w:rsidR="00933DEC">
          <w:rPr>
            <w:noProof/>
            <w:webHidden/>
          </w:rPr>
        </w:r>
        <w:r w:rsidR="00933DEC">
          <w:rPr>
            <w:noProof/>
            <w:webHidden/>
          </w:rPr>
          <w:fldChar w:fldCharType="separate"/>
        </w:r>
        <w:r w:rsidR="00933DEC">
          <w:rPr>
            <w:noProof/>
            <w:webHidden/>
          </w:rPr>
          <w:t>64</w:t>
        </w:r>
        <w:r w:rsidR="00933DEC">
          <w:rPr>
            <w:noProof/>
            <w:webHidden/>
          </w:rPr>
          <w:fldChar w:fldCharType="end"/>
        </w:r>
      </w:hyperlink>
    </w:p>
    <w:p w14:paraId="57F051C7" w14:textId="0CCD040B"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90" w:history="1">
        <w:r w:rsidR="00933DEC" w:rsidRPr="00EF2094">
          <w:rPr>
            <w:rStyle w:val="a4"/>
            <w:noProof/>
          </w:rPr>
          <w:t>7.1</w:t>
        </w:r>
        <w:r w:rsidR="00933DEC">
          <w:rPr>
            <w:rFonts w:asciiTheme="minorHAnsi" w:eastAsiaTheme="minorEastAsia" w:hAnsiTheme="minorHAnsi"/>
            <w:noProof/>
            <w:sz w:val="21"/>
          </w:rPr>
          <w:tab/>
        </w:r>
        <w:r w:rsidR="00933DEC" w:rsidRPr="00EF2094">
          <w:rPr>
            <w:rStyle w:val="a4"/>
            <w:noProof/>
          </w:rPr>
          <w:t>工作总结</w:t>
        </w:r>
        <w:r w:rsidR="00933DEC">
          <w:rPr>
            <w:noProof/>
            <w:webHidden/>
          </w:rPr>
          <w:tab/>
        </w:r>
        <w:r w:rsidR="00933DEC">
          <w:rPr>
            <w:noProof/>
            <w:webHidden/>
          </w:rPr>
          <w:fldChar w:fldCharType="begin"/>
        </w:r>
        <w:r w:rsidR="00933DEC">
          <w:rPr>
            <w:noProof/>
            <w:webHidden/>
          </w:rPr>
          <w:instrText xml:space="preserve"> PAGEREF _Toc478569390 \h </w:instrText>
        </w:r>
        <w:r w:rsidR="00933DEC">
          <w:rPr>
            <w:noProof/>
            <w:webHidden/>
          </w:rPr>
        </w:r>
        <w:r w:rsidR="00933DEC">
          <w:rPr>
            <w:noProof/>
            <w:webHidden/>
          </w:rPr>
          <w:fldChar w:fldCharType="separate"/>
        </w:r>
        <w:r w:rsidR="00933DEC">
          <w:rPr>
            <w:noProof/>
            <w:webHidden/>
          </w:rPr>
          <w:t>64</w:t>
        </w:r>
        <w:r w:rsidR="00933DEC">
          <w:rPr>
            <w:noProof/>
            <w:webHidden/>
          </w:rPr>
          <w:fldChar w:fldCharType="end"/>
        </w:r>
      </w:hyperlink>
    </w:p>
    <w:p w14:paraId="397E2C8A" w14:textId="7D8A538B" w:rsidR="00933DEC" w:rsidRDefault="00082B9B">
      <w:pPr>
        <w:pStyle w:val="21"/>
        <w:tabs>
          <w:tab w:val="left" w:pos="1050"/>
          <w:tab w:val="right" w:leader="dot" w:pos="8296"/>
        </w:tabs>
        <w:ind w:left="480"/>
        <w:rPr>
          <w:rFonts w:asciiTheme="minorHAnsi" w:eastAsiaTheme="minorEastAsia" w:hAnsiTheme="minorHAnsi"/>
          <w:noProof/>
          <w:sz w:val="21"/>
        </w:rPr>
      </w:pPr>
      <w:hyperlink w:anchor="_Toc478569391" w:history="1">
        <w:r w:rsidR="00933DEC" w:rsidRPr="00EF2094">
          <w:rPr>
            <w:rStyle w:val="a4"/>
            <w:noProof/>
          </w:rPr>
          <w:t>7.2</w:t>
        </w:r>
        <w:r w:rsidR="00933DEC">
          <w:rPr>
            <w:rFonts w:asciiTheme="minorHAnsi" w:eastAsiaTheme="minorEastAsia" w:hAnsiTheme="minorHAnsi"/>
            <w:noProof/>
            <w:sz w:val="21"/>
          </w:rPr>
          <w:tab/>
        </w:r>
        <w:r w:rsidR="00933DEC" w:rsidRPr="00EF2094">
          <w:rPr>
            <w:rStyle w:val="a4"/>
            <w:noProof/>
          </w:rPr>
          <w:t>下一步工作</w:t>
        </w:r>
        <w:r w:rsidR="00933DEC">
          <w:rPr>
            <w:noProof/>
            <w:webHidden/>
          </w:rPr>
          <w:tab/>
        </w:r>
        <w:r w:rsidR="00933DEC">
          <w:rPr>
            <w:noProof/>
            <w:webHidden/>
          </w:rPr>
          <w:fldChar w:fldCharType="begin"/>
        </w:r>
        <w:r w:rsidR="00933DEC">
          <w:rPr>
            <w:noProof/>
            <w:webHidden/>
          </w:rPr>
          <w:instrText xml:space="preserve"> PAGEREF _Toc478569391 \h </w:instrText>
        </w:r>
        <w:r w:rsidR="00933DEC">
          <w:rPr>
            <w:noProof/>
            <w:webHidden/>
          </w:rPr>
        </w:r>
        <w:r w:rsidR="00933DEC">
          <w:rPr>
            <w:noProof/>
            <w:webHidden/>
          </w:rPr>
          <w:fldChar w:fldCharType="separate"/>
        </w:r>
        <w:r w:rsidR="00933DEC">
          <w:rPr>
            <w:noProof/>
            <w:webHidden/>
          </w:rPr>
          <w:t>65</w:t>
        </w:r>
        <w:r w:rsidR="00933DEC">
          <w:rPr>
            <w:noProof/>
            <w:webHidden/>
          </w:rPr>
          <w:fldChar w:fldCharType="end"/>
        </w:r>
      </w:hyperlink>
    </w:p>
    <w:p w14:paraId="387F7D87" w14:textId="5EF63111" w:rsidR="00933DEC" w:rsidRDefault="00082B9B">
      <w:pPr>
        <w:pStyle w:val="11"/>
        <w:rPr>
          <w:rFonts w:asciiTheme="minorHAnsi" w:eastAsiaTheme="minorEastAsia" w:hAnsiTheme="minorHAnsi"/>
          <w:noProof/>
          <w:sz w:val="21"/>
        </w:rPr>
      </w:pPr>
      <w:hyperlink w:anchor="_Toc478569392" w:history="1">
        <w:r w:rsidR="00933DEC" w:rsidRPr="00EF2094">
          <w:rPr>
            <w:rStyle w:val="a4"/>
            <w:noProof/>
          </w:rPr>
          <w:t>参考文献</w:t>
        </w:r>
        <w:r w:rsidR="00933DEC">
          <w:rPr>
            <w:noProof/>
            <w:webHidden/>
          </w:rPr>
          <w:tab/>
        </w:r>
        <w:r w:rsidR="00933DEC">
          <w:rPr>
            <w:noProof/>
            <w:webHidden/>
          </w:rPr>
          <w:fldChar w:fldCharType="begin"/>
        </w:r>
        <w:r w:rsidR="00933DEC">
          <w:rPr>
            <w:noProof/>
            <w:webHidden/>
          </w:rPr>
          <w:instrText xml:space="preserve"> PAGEREF _Toc478569392 \h </w:instrText>
        </w:r>
        <w:r w:rsidR="00933DEC">
          <w:rPr>
            <w:noProof/>
            <w:webHidden/>
          </w:rPr>
        </w:r>
        <w:r w:rsidR="00933DEC">
          <w:rPr>
            <w:noProof/>
            <w:webHidden/>
          </w:rPr>
          <w:fldChar w:fldCharType="separate"/>
        </w:r>
        <w:r w:rsidR="00933DEC">
          <w:rPr>
            <w:noProof/>
            <w:webHidden/>
          </w:rPr>
          <w:t>66</w:t>
        </w:r>
        <w:r w:rsidR="00933DEC">
          <w:rPr>
            <w:noProof/>
            <w:webHidden/>
          </w:rPr>
          <w:fldChar w:fldCharType="end"/>
        </w:r>
      </w:hyperlink>
    </w:p>
    <w:p w14:paraId="0DFF8441" w14:textId="5D86CF05" w:rsidR="00933DEC" w:rsidRDefault="00082B9B">
      <w:pPr>
        <w:pStyle w:val="11"/>
        <w:rPr>
          <w:rFonts w:asciiTheme="minorHAnsi" w:eastAsiaTheme="minorEastAsia" w:hAnsiTheme="minorHAnsi"/>
          <w:noProof/>
          <w:sz w:val="21"/>
        </w:rPr>
      </w:pPr>
      <w:hyperlink w:anchor="_Toc478569393" w:history="1">
        <w:r w:rsidR="00933DEC" w:rsidRPr="00EF2094">
          <w:rPr>
            <w:rStyle w:val="a4"/>
            <w:noProof/>
          </w:rPr>
          <w:t>发表文章目录</w:t>
        </w:r>
        <w:r w:rsidR="00933DEC">
          <w:rPr>
            <w:noProof/>
            <w:webHidden/>
          </w:rPr>
          <w:tab/>
        </w:r>
        <w:r w:rsidR="00933DEC">
          <w:rPr>
            <w:noProof/>
            <w:webHidden/>
          </w:rPr>
          <w:fldChar w:fldCharType="begin"/>
        </w:r>
        <w:r w:rsidR="00933DEC">
          <w:rPr>
            <w:noProof/>
            <w:webHidden/>
          </w:rPr>
          <w:instrText xml:space="preserve"> PAGEREF _Toc478569393 \h </w:instrText>
        </w:r>
        <w:r w:rsidR="00933DEC">
          <w:rPr>
            <w:noProof/>
            <w:webHidden/>
          </w:rPr>
        </w:r>
        <w:r w:rsidR="00933DEC">
          <w:rPr>
            <w:noProof/>
            <w:webHidden/>
          </w:rPr>
          <w:fldChar w:fldCharType="separate"/>
        </w:r>
        <w:r w:rsidR="00933DEC">
          <w:rPr>
            <w:noProof/>
            <w:webHidden/>
          </w:rPr>
          <w:t>70</w:t>
        </w:r>
        <w:r w:rsidR="00933DEC">
          <w:rPr>
            <w:noProof/>
            <w:webHidden/>
          </w:rPr>
          <w:fldChar w:fldCharType="end"/>
        </w:r>
      </w:hyperlink>
    </w:p>
    <w:p w14:paraId="1E816DC8" w14:textId="0699CAB9" w:rsidR="00933DEC" w:rsidRDefault="00082B9B">
      <w:pPr>
        <w:pStyle w:val="11"/>
        <w:rPr>
          <w:rFonts w:asciiTheme="minorHAnsi" w:eastAsiaTheme="minorEastAsia" w:hAnsiTheme="minorHAnsi"/>
          <w:noProof/>
          <w:sz w:val="21"/>
        </w:rPr>
      </w:pPr>
      <w:hyperlink w:anchor="_Toc478569394" w:history="1">
        <w:r w:rsidR="00933DEC" w:rsidRPr="00EF2094">
          <w:rPr>
            <w:rStyle w:val="a4"/>
            <w:noProof/>
          </w:rPr>
          <w:t>致谢</w:t>
        </w:r>
        <w:r w:rsidR="00933DEC">
          <w:rPr>
            <w:noProof/>
            <w:webHidden/>
          </w:rPr>
          <w:tab/>
        </w:r>
        <w:r w:rsidR="00933DEC">
          <w:rPr>
            <w:noProof/>
            <w:webHidden/>
          </w:rPr>
          <w:fldChar w:fldCharType="begin"/>
        </w:r>
        <w:r w:rsidR="00933DEC">
          <w:rPr>
            <w:noProof/>
            <w:webHidden/>
          </w:rPr>
          <w:instrText xml:space="preserve"> PAGEREF _Toc478569394 \h </w:instrText>
        </w:r>
        <w:r w:rsidR="00933DEC">
          <w:rPr>
            <w:noProof/>
            <w:webHidden/>
          </w:rPr>
        </w:r>
        <w:r w:rsidR="00933DEC">
          <w:rPr>
            <w:noProof/>
            <w:webHidden/>
          </w:rPr>
          <w:fldChar w:fldCharType="separate"/>
        </w:r>
        <w:r w:rsidR="00933DEC">
          <w:rPr>
            <w:noProof/>
            <w:webHidden/>
          </w:rPr>
          <w:t>72</w:t>
        </w:r>
        <w:r w:rsidR="00933DEC">
          <w:rPr>
            <w:noProof/>
            <w:webHidden/>
          </w:rPr>
          <w:fldChar w:fldCharType="end"/>
        </w:r>
      </w:hyperlink>
    </w:p>
    <w:p w14:paraId="39E3969B" w14:textId="5C62638A" w:rsidR="00933DEC" w:rsidRDefault="00933DEC">
      <w:pPr>
        <w:widowControl/>
        <w:spacing w:line="240" w:lineRule="auto"/>
        <w:jc w:val="left"/>
      </w:pPr>
      <w:r>
        <w:fldChar w:fldCharType="end"/>
      </w:r>
      <w:commentRangeEnd w:id="17"/>
      <w:r w:rsidR="00DF390E">
        <w:rPr>
          <w:rStyle w:val="a5"/>
        </w:rPr>
        <w:commentReference w:id="17"/>
      </w:r>
    </w:p>
    <w:p w14:paraId="60521D52" w14:textId="591791EB" w:rsidR="00B53A05" w:rsidRDefault="00B53A05">
      <w:pPr>
        <w:widowControl/>
        <w:spacing w:line="240" w:lineRule="auto"/>
        <w:jc w:val="left"/>
      </w:pPr>
    </w:p>
    <w:p w14:paraId="354A64B0" w14:textId="77777777" w:rsidR="0091339D" w:rsidRPr="003E62CB" w:rsidRDefault="0091339D"/>
    <w:p w14:paraId="475B6CC9" w14:textId="77777777" w:rsidR="002A6DCF" w:rsidRDefault="00531857" w:rsidP="00531857">
      <w:pPr>
        <w:widowControl/>
        <w:jc w:val="left"/>
        <w:sectPr w:rsidR="002A6DCF" w:rsidSect="002A6DCF">
          <w:headerReference w:type="default" r:id="rId18"/>
          <w:pgSz w:w="11906" w:h="16838"/>
          <w:pgMar w:top="1440" w:right="1800" w:bottom="1440" w:left="1800" w:header="851" w:footer="992" w:gutter="0"/>
          <w:cols w:space="425"/>
          <w:docGrid w:type="lines" w:linePitch="326"/>
        </w:sectPr>
      </w:pPr>
      <w:r>
        <w:br w:type="page"/>
      </w:r>
    </w:p>
    <w:p w14:paraId="11B3959E" w14:textId="1C667C67" w:rsidR="00061811" w:rsidRDefault="00F7691B" w:rsidP="007E4CFD">
      <w:pPr>
        <w:pStyle w:val="1"/>
      </w:pPr>
      <w:bookmarkStart w:id="18" w:name="_Toc478509251"/>
      <w:bookmarkStart w:id="19" w:name="_Toc478569336"/>
      <w:r>
        <w:rPr>
          <w:rFonts w:hint="eastAsia"/>
        </w:rPr>
        <w:lastRenderedPageBreak/>
        <w:t>绪论</w:t>
      </w:r>
      <w:bookmarkEnd w:id="18"/>
      <w:bookmarkEnd w:id="19"/>
    </w:p>
    <w:p w14:paraId="317F931C" w14:textId="5DF14BCF" w:rsidR="007E4CFD" w:rsidRDefault="006B3A60" w:rsidP="007E4CFD">
      <w:pPr>
        <w:pStyle w:val="2"/>
      </w:pPr>
      <w:bookmarkStart w:id="20" w:name="_Toc478509252"/>
      <w:bookmarkStart w:id="21" w:name="_Toc478569337"/>
      <w:r>
        <w:rPr>
          <w:rFonts w:hint="eastAsia"/>
        </w:rPr>
        <w:t>1.</w:t>
      </w:r>
      <w:r>
        <w:t xml:space="preserve">1 </w:t>
      </w:r>
      <w:r w:rsidR="007E4CFD">
        <w:rPr>
          <w:rFonts w:hint="eastAsia"/>
        </w:rPr>
        <w:t>研究背景</w:t>
      </w:r>
      <w:bookmarkEnd w:id="20"/>
      <w:bookmarkEnd w:id="21"/>
    </w:p>
    <w:p w14:paraId="063B624E" w14:textId="62AAC969"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w:t>
      </w:r>
      <w:del w:id="22" w:author="Shen" w:date="2017-03-30T15:08:00Z">
        <w:r w:rsidRPr="00D2445C" w:rsidDel="00E42134">
          <w:rPr>
            <w:rFonts w:ascii="宋体" w:hAnsi="宋体" w:hint="eastAsia"/>
            <w:color w:val="333333"/>
            <w:szCs w:val="21"/>
            <w:shd w:val="clear" w:color="auto" w:fill="FFFFFF"/>
          </w:rPr>
          <w:delText>的</w:delText>
        </w:r>
      </w:del>
      <w:ins w:id="23" w:author="Shen" w:date="2017-03-30T15:08:00Z">
        <w:r w:rsidR="00E42134">
          <w:rPr>
            <w:rFonts w:ascii="宋体" w:hAnsi="宋体" w:hint="eastAsia"/>
            <w:color w:val="333333"/>
            <w:szCs w:val="21"/>
            <w:shd w:val="clear" w:color="auto" w:fill="FFFFFF"/>
          </w:rPr>
          <w:t>地</w:t>
        </w:r>
      </w:ins>
      <w:r w:rsidRPr="00D2445C">
        <w:rPr>
          <w:rFonts w:ascii="宋体" w:hAnsi="宋体"/>
          <w:color w:val="333333"/>
          <w:szCs w:val="21"/>
          <w:shd w:val="clear" w:color="auto" w:fill="FFFFFF"/>
        </w:rPr>
        <w:t>表达了数据之间的关联性</w:t>
      </w:r>
      <w:r w:rsidRPr="00D2445C">
        <w:rPr>
          <w:rFonts w:ascii="宋体" w:hAnsi="宋体" w:hint="eastAsia"/>
        </w:rPr>
        <w:t>。现实世界中有很多数据都可以抽象成图数据，例如</w:t>
      </w:r>
      <w:r w:rsidRPr="00A746C0">
        <w:rPr>
          <w:rFonts w:ascii="Times New Roman" w:hAnsi="Times New Roman" w:cs="Times New Roman" w:hint="eastAsia"/>
        </w:rPr>
        <w:t>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ins w:id="24" w:author="Shen" w:date="2017-03-30T15:09:00Z">
        <w:r w:rsidR="00CD156B">
          <w:rPr>
            <w:rFonts w:ascii="宋体" w:hAnsi="宋体" w:hint="eastAsia"/>
          </w:rPr>
          <w:t>，</w:t>
        </w:r>
      </w:ins>
      <w:r w:rsidRPr="00A746C0">
        <w:rPr>
          <w:rFonts w:ascii="Times New Roman" w:hAnsi="Times New Roman" w:cs="Times New Roman"/>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t>
      </w:r>
      <w:r w:rsidRPr="00A746C0">
        <w:rPr>
          <w:rFonts w:ascii="Times New Roman" w:hAnsi="Times New Roman" w:cs="Times New Roman" w:hint="eastAsia"/>
        </w:rPr>
        <w:t>w</w:t>
      </w:r>
      <w:r w:rsidRPr="00A746C0">
        <w:rPr>
          <w:rFonts w:ascii="Times New Roman" w:hAnsi="Times New Roman" w:cs="Times New Roman"/>
        </w:rPr>
        <w:t>eb</w:t>
      </w:r>
      <w:r w:rsidRPr="00D2445C">
        <w:rPr>
          <w:rFonts w:ascii="宋体" w:hAnsi="宋体" w:hint="eastAsia"/>
        </w:rPr>
        <w:t>链接</w:t>
      </w:r>
      <w:r w:rsidR="00F879DD">
        <w:rPr>
          <w:rFonts w:ascii="宋体" w:hAnsi="宋体" w:hint="eastAsia"/>
        </w:rPr>
        <w:t>中</w:t>
      </w:r>
      <w:r w:rsidRPr="00D2445C">
        <w:rPr>
          <w:rFonts w:ascii="宋体" w:hAnsi="宋体" w:hint="eastAsia"/>
        </w:rPr>
        <w:t>图顶点数达到</w:t>
      </w:r>
      <w:r w:rsidR="00A114C5">
        <w:rPr>
          <w:rFonts w:ascii="Times New Roman" w:hAnsi="Times New Roman" w:cs="Times New Roman"/>
        </w:rPr>
        <w:t>T</w:t>
      </w:r>
      <w:r w:rsidRPr="00D2445C">
        <w:rPr>
          <w:rFonts w:ascii="宋体" w:hAnsi="宋体" w:hint="eastAsia"/>
        </w:rPr>
        <w:t>级，边的个数达到</w:t>
      </w:r>
      <w:r w:rsidR="002049FE">
        <w:rPr>
          <w:rFonts w:ascii="Times New Roman" w:hAnsi="Times New Roman" w:cs="Times New Roman"/>
        </w:rPr>
        <w:t>P</w:t>
      </w:r>
      <w:r w:rsidRPr="00D2445C">
        <w:rPr>
          <w:rFonts w:ascii="宋体" w:hAnsi="宋体" w:hint="eastAsia"/>
        </w:rPr>
        <w:t>级。</w:t>
      </w:r>
      <w:r w:rsidR="00D1342B">
        <w:rPr>
          <w:rFonts w:ascii="宋体" w:hAnsi="宋体"/>
        </w:rPr>
        <w:fldChar w:fldCharType="begin"/>
      </w:r>
      <w:r w:rsidR="00D1342B">
        <w:rPr>
          <w:rFonts w:ascii="宋体" w:hAnsi="宋体"/>
        </w:rPr>
        <w:instrText xml:space="preserve"> </w:instrText>
      </w:r>
      <w:r w:rsidR="00D1342B">
        <w:rPr>
          <w:rFonts w:ascii="宋体" w:hAnsi="宋体" w:hint="eastAsia"/>
        </w:rPr>
        <w:instrText>REF _Ref478496826 \r \h</w:instrText>
      </w:r>
      <w:r w:rsidR="00D1342B">
        <w:rPr>
          <w:rFonts w:ascii="宋体" w:hAnsi="宋体"/>
        </w:rPr>
        <w:instrText xml:space="preserve"> </w:instrText>
      </w:r>
      <w:r w:rsidR="00D1342B">
        <w:rPr>
          <w:rFonts w:ascii="宋体" w:hAnsi="宋体"/>
        </w:rPr>
      </w:r>
      <w:r w:rsidR="00D1342B">
        <w:rPr>
          <w:rFonts w:ascii="宋体" w:hAnsi="宋体"/>
        </w:rPr>
        <w:fldChar w:fldCharType="separate"/>
      </w:r>
      <w:r w:rsidR="00021115">
        <w:rPr>
          <w:rFonts w:ascii="宋体" w:hAnsi="宋体"/>
        </w:rPr>
        <w:t>[1]</w:t>
      </w:r>
      <w:r w:rsidR="00D1342B">
        <w:rPr>
          <w:rFonts w:ascii="宋体" w:hAnsi="宋体"/>
        </w:rPr>
        <w:fldChar w:fldCharType="end"/>
      </w:r>
    </w:p>
    <w:p w14:paraId="2F37089A" w14:textId="2B926557" w:rsidR="00531857" w:rsidRPr="00D2445C" w:rsidRDefault="00531857" w:rsidP="00D2445C">
      <w:pPr>
        <w:ind w:firstLineChars="200" w:firstLine="480"/>
        <w:rPr>
          <w:rFonts w:ascii="宋体" w:hAnsi="宋体"/>
        </w:rPr>
      </w:pPr>
      <w:r w:rsidRPr="00D2445C">
        <w:rPr>
          <w:rFonts w:ascii="宋体" w:hAnsi="宋体"/>
        </w:rPr>
        <w:t>因为图数据能够很好</w:t>
      </w:r>
      <w:del w:id="25" w:author="Shen" w:date="2017-03-30T15:09:00Z">
        <w:r w:rsidRPr="00D2445C" w:rsidDel="00CD156B">
          <w:rPr>
            <w:rFonts w:ascii="宋体" w:hAnsi="宋体" w:hint="eastAsia"/>
          </w:rPr>
          <w:delText>的</w:delText>
        </w:r>
      </w:del>
      <w:ins w:id="26" w:author="Shen" w:date="2017-03-30T15:09:00Z">
        <w:r w:rsidR="00CD156B">
          <w:rPr>
            <w:rFonts w:ascii="宋体" w:hAnsi="宋体" w:hint="eastAsia"/>
          </w:rPr>
          <w:t>地</w:t>
        </w:r>
      </w:ins>
      <w:r w:rsidRPr="00D2445C">
        <w:rPr>
          <w:rFonts w:ascii="宋体" w:hAnsi="宋体"/>
        </w:rPr>
        <w:t>表达数据之间的关联性</w:t>
      </w:r>
      <w:r w:rsidRPr="00D2445C">
        <w:rPr>
          <w:rFonts w:ascii="宋体" w:hAnsi="宋体" w:hint="eastAsia"/>
        </w:rPr>
        <w:t>和聚集情况，因此针对图数据</w:t>
      </w:r>
      <w:r w:rsidR="006E313E">
        <w:rPr>
          <w:rFonts w:ascii="宋体" w:hAnsi="宋体" w:hint="eastAsia"/>
        </w:rPr>
        <w:t>可以挖掘出很多有用信息。比如，通过为购物者之间的关系建模，</w:t>
      </w:r>
      <w:r w:rsidRPr="00D2445C">
        <w:rPr>
          <w:rFonts w:ascii="宋体" w:hAnsi="宋体" w:hint="eastAsia"/>
        </w:rPr>
        <w:t>能很快找到口味相似的用户，并为之推荐商品；在社交网络中，通过传播关系发现意见领袖。图算法及相关的处理框架已经广泛运用在社交分析、商品推荐、舆论监测、欺诈检测等各个领域。</w:t>
      </w:r>
    </w:p>
    <w:p w14:paraId="6D51D39C" w14:textId="69E82B72"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w:t>
      </w:r>
      <w:del w:id="27" w:author="Shen" w:date="2017-03-30T15:10:00Z">
        <w:r w:rsidRPr="00D2445C" w:rsidDel="00CD156B">
          <w:rPr>
            <w:rFonts w:ascii="宋体" w:hAnsi="宋体" w:hint="eastAsia"/>
          </w:rPr>
          <w:delText>的</w:delText>
        </w:r>
      </w:del>
      <w:ins w:id="28" w:author="Shen" w:date="2017-03-30T15:10:00Z">
        <w:r w:rsidR="00CD156B">
          <w:rPr>
            <w:rFonts w:ascii="宋体" w:hAnsi="宋体" w:hint="eastAsia"/>
          </w:rPr>
          <w:t>地</w:t>
        </w:r>
      </w:ins>
      <w:r w:rsidRPr="00D2445C">
        <w:rPr>
          <w:rFonts w:ascii="宋体" w:hAnsi="宋体" w:hint="eastAsia"/>
        </w:rPr>
        <w:t>处理图数据，</w:t>
      </w:r>
      <w:r w:rsidR="001B724D">
        <w:rPr>
          <w:rFonts w:ascii="宋体" w:hAnsi="宋体" w:hint="eastAsia"/>
        </w:rPr>
        <w:t>这</w:t>
      </w:r>
      <w:r w:rsidRPr="00D2445C">
        <w:rPr>
          <w:rFonts w:ascii="宋体" w:hAnsi="宋体" w:hint="eastAsia"/>
        </w:rPr>
        <w:t>也使得计算延迟显著增加；另一方面，这些</w:t>
      </w:r>
      <w:r w:rsidR="001B724D">
        <w:rPr>
          <w:rFonts w:ascii="宋体" w:hAnsi="宋体" w:hint="eastAsia"/>
        </w:rPr>
        <w:t>图</w:t>
      </w:r>
      <w:r w:rsidRPr="00D2445C">
        <w:rPr>
          <w:rFonts w:ascii="宋体" w:hAnsi="宋体" w:hint="eastAsia"/>
        </w:rPr>
        <w:t>数据又</w:t>
      </w:r>
      <w:r w:rsidR="00D2445C" w:rsidRPr="00D2445C">
        <w:rPr>
          <w:rFonts w:ascii="宋体" w:hAnsi="宋体" w:hint="eastAsia"/>
        </w:rPr>
        <w:t>是动态变化，实时更新的，现有的图计算模型要能够在这种动态的数据集上进行增量计算。</w:t>
      </w:r>
    </w:p>
    <w:p w14:paraId="772FF570" w14:textId="3A49127D" w:rsidR="00937C58" w:rsidRPr="00937C58" w:rsidRDefault="00937C58" w:rsidP="00937C58">
      <w:pPr>
        <w:ind w:firstLineChars="200" w:firstLine="480"/>
        <w:rPr>
          <w:rFonts w:ascii="宋体" w:hAnsi="宋体"/>
        </w:rPr>
      </w:pPr>
      <w:r w:rsidRPr="00937C58">
        <w:rPr>
          <w:rFonts w:ascii="宋体" w:hAnsi="宋体"/>
        </w:rPr>
        <w:t>现有的成熟的图计算系统如</w:t>
      </w:r>
      <w:r w:rsidRPr="00A746C0">
        <w:rPr>
          <w:rFonts w:ascii="Times New Roman" w:hAnsi="Times New Roman" w:cs="Times New Roman"/>
        </w:rPr>
        <w:t>Google</w:t>
      </w:r>
      <w:r w:rsidRPr="00937C58">
        <w:rPr>
          <w:rFonts w:ascii="宋体" w:hAnsi="宋体"/>
        </w:rPr>
        <w:t xml:space="preserve"> </w:t>
      </w:r>
      <w:r w:rsidRPr="00A746C0">
        <w:rPr>
          <w:rFonts w:ascii="Times New Roman" w:hAnsi="Times New Roman" w:cs="Times New Roman"/>
        </w:rPr>
        <w:t>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021115">
        <w:rPr>
          <w:rFonts w:ascii="宋体" w:hAnsi="宋体"/>
        </w:rPr>
        <w:t>[2]</w:t>
      </w:r>
      <w:r w:rsidR="0043236C">
        <w:rPr>
          <w:rFonts w:ascii="宋体" w:hAnsi="宋体"/>
        </w:rPr>
        <w:fldChar w:fldCharType="end"/>
      </w:r>
      <w:r w:rsidRPr="00937C58">
        <w:rPr>
          <w:rFonts w:ascii="宋体" w:hAnsi="宋体"/>
        </w:rPr>
        <w:t xml:space="preserve">, </w:t>
      </w:r>
      <w:r w:rsidRPr="00A746C0">
        <w:rPr>
          <w:rFonts w:ascii="Times New Roman" w:hAnsi="Times New Roman" w:cs="Times New Roman"/>
        </w:rPr>
        <w:t>Spark</w:t>
      </w:r>
      <w:r w:rsidRPr="00937C58">
        <w:rPr>
          <w:rFonts w:ascii="宋体" w:hAnsi="宋体"/>
        </w:rPr>
        <w:t xml:space="preserve"> </w:t>
      </w:r>
      <w:r w:rsidRPr="00A746C0">
        <w:rPr>
          <w:rFonts w:ascii="Times New Roman" w:hAnsi="Times New Roman" w:cs="Times New Roman"/>
        </w:rPr>
        <w:t>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021115">
        <w:rPr>
          <w:rFonts w:ascii="宋体" w:hAnsi="宋体"/>
        </w:rPr>
        <w:t>[3]</w:t>
      </w:r>
      <w:r w:rsidR="000E16C2">
        <w:rPr>
          <w:rFonts w:ascii="宋体" w:hAnsi="宋体"/>
        </w:rPr>
        <w:fldChar w:fldCharType="end"/>
      </w:r>
      <w:r w:rsidRPr="00937C58">
        <w:rPr>
          <w:rFonts w:ascii="宋体" w:hAnsi="宋体"/>
        </w:rPr>
        <w:t>, 这些图计算</w:t>
      </w:r>
      <w:r w:rsidRPr="00937C58">
        <w:rPr>
          <w:rFonts w:ascii="宋体" w:hAnsi="宋体" w:hint="eastAsia"/>
        </w:rPr>
        <w:t>框架</w:t>
      </w:r>
      <w:r w:rsidRPr="00937C58">
        <w:rPr>
          <w:rFonts w:ascii="宋体" w:hAnsi="宋体"/>
        </w:rPr>
        <w:t>都采用了</w:t>
      </w:r>
      <w:r w:rsidRPr="00A746C0">
        <w:rPr>
          <w:rFonts w:ascii="Times New Roman" w:hAnsi="Times New Roman" w:cs="Times New Roman"/>
        </w:rPr>
        <w:t>BSP</w:t>
      </w:r>
      <w:r w:rsidRPr="00937C58">
        <w:rPr>
          <w:rFonts w:ascii="宋体" w:hAnsi="宋体" w:hint="eastAsia"/>
        </w:rPr>
        <w:t>（</w:t>
      </w:r>
      <w:r w:rsidRPr="00A746C0">
        <w:rPr>
          <w:rFonts w:ascii="Times New Roman" w:hAnsi="Times New Roman" w:cs="Times New Roman" w:hint="eastAsia"/>
        </w:rPr>
        <w:t xml:space="preserve">Bulk Synchronized </w:t>
      </w:r>
      <w:r w:rsidRPr="00A746C0">
        <w:rPr>
          <w:rFonts w:ascii="Times New Roman" w:hAnsi="Times New Roman" w:cs="Times New Roman"/>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021115">
        <w:rPr>
          <w:rFonts w:ascii="宋体" w:hAnsi="宋体"/>
        </w:rPr>
        <w:t>[4]</w:t>
      </w:r>
      <w:r w:rsidR="000E16C2">
        <w:rPr>
          <w:rFonts w:ascii="宋体" w:hAnsi="宋体"/>
        </w:rPr>
        <w:fldChar w:fldCharType="end"/>
      </w:r>
      <w:r w:rsidR="009C35E7">
        <w:rPr>
          <w:rFonts w:ascii="宋体" w:hAnsi="宋体" w:hint="eastAsia"/>
        </w:rPr>
        <w:t>模型</w:t>
      </w:r>
      <w:r w:rsidRPr="00937C58">
        <w:rPr>
          <w:rFonts w:ascii="宋体" w:hAnsi="宋体"/>
        </w:rPr>
        <w:t>来处理图数据</w:t>
      </w:r>
      <w:r w:rsidRPr="00937C58">
        <w:rPr>
          <w:rFonts w:ascii="宋体" w:hAnsi="宋体" w:hint="eastAsia"/>
        </w:rPr>
        <w:t>。</w:t>
      </w:r>
      <w:r w:rsidR="00C15385">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w:t>
      </w:r>
      <w:r w:rsidR="00EA4201">
        <w:rPr>
          <w:rFonts w:ascii="宋体" w:hAnsi="宋体" w:hint="eastAsia"/>
        </w:rPr>
        <w:t>即每次针对整体的图进行计算，当图发生</w:t>
      </w:r>
      <w:r w:rsidRPr="00937C58">
        <w:rPr>
          <w:rFonts w:ascii="宋体" w:hAnsi="宋体" w:hint="eastAsia"/>
        </w:rPr>
        <w:t>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021115">
        <w:rPr>
          <w:rFonts w:ascii="宋体" w:hAnsi="宋体"/>
        </w:rPr>
        <w:t>[5]</w:t>
      </w:r>
      <w:r w:rsidR="00FB7632">
        <w:rPr>
          <w:rFonts w:ascii="宋体" w:hAnsi="宋体"/>
        </w:rPr>
        <w:fldChar w:fldCharType="end"/>
      </w:r>
    </w:p>
    <w:p w14:paraId="05E7CDF1" w14:textId="1C569270" w:rsidR="00937C58" w:rsidRPr="00937C58" w:rsidRDefault="00937C58" w:rsidP="00937C58">
      <w:pPr>
        <w:rPr>
          <w:rFonts w:ascii="宋体" w:hAnsi="宋体"/>
          <w:noProof/>
        </w:rPr>
      </w:pPr>
      <w:r w:rsidRPr="00937C58">
        <w:rPr>
          <w:rFonts w:ascii="宋体" w:hAnsi="宋体" w:hint="eastAsia"/>
        </w:rPr>
        <w:t xml:space="preserve">    因此针对图数据不断变化的情况，</w:t>
      </w:r>
      <w:r w:rsidR="00C82F4E">
        <w:rPr>
          <w:rFonts w:ascii="宋体" w:hAnsi="宋体" w:hint="eastAsia"/>
        </w:rPr>
        <w:t>现有工作</w:t>
      </w:r>
      <w:r w:rsidRPr="00937C58">
        <w:rPr>
          <w:rFonts w:ascii="宋体" w:hAnsi="宋体" w:hint="eastAsia"/>
        </w:rPr>
        <w:t>提出了很多在动态图上直接进行计算的方法。针对这类动态图计算的问题，大致可以分为两类：估计计算和准确计算。对于估计计算，大部分的算法是希望通过采样来降低时间和空间开销，并通过特定的采样方法来减少</w:t>
      </w:r>
      <w:r w:rsidR="00442A99">
        <w:rPr>
          <w:rFonts w:ascii="宋体" w:hAnsi="宋体" w:hint="eastAsia"/>
        </w:rPr>
        <w:t>和</w:t>
      </w:r>
      <w:r w:rsidRPr="00937C58">
        <w:rPr>
          <w:rFonts w:ascii="宋体" w:hAnsi="宋体" w:hint="eastAsia"/>
        </w:rPr>
        <w:t>真实值之间的差距。</w:t>
      </w:r>
      <w:r w:rsidRPr="00937C58">
        <w:rPr>
          <w:rFonts w:ascii="宋体" w:hAnsi="宋体"/>
        </w:rPr>
        <w:t xml:space="preserve"> 如文献</w:t>
      </w:r>
      <w:bookmarkStart w:id="29" w:name="OLE_LINK4"/>
      <w:bookmarkStart w:id="30"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021115">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021115">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021115">
        <w:rPr>
          <w:rFonts w:ascii="宋体" w:hAnsi="宋体"/>
        </w:rPr>
        <w:t>[8]</w:t>
      </w:r>
      <w:r w:rsidR="007C1FEF">
        <w:rPr>
          <w:rFonts w:ascii="宋体" w:hAnsi="宋体"/>
        </w:rPr>
        <w:fldChar w:fldCharType="end"/>
      </w:r>
      <w:bookmarkEnd w:id="29"/>
      <w:bookmarkEnd w:id="30"/>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021115">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021115">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021115">
        <w:rPr>
          <w:rFonts w:ascii="宋体" w:hAnsi="宋体"/>
        </w:rPr>
        <w:t>[11]</w:t>
      </w:r>
      <w:r w:rsidR="0049052B">
        <w:rPr>
          <w:rFonts w:ascii="宋体" w:hAnsi="宋体"/>
        </w:rPr>
        <w:fldChar w:fldCharType="end"/>
      </w:r>
      <w:r w:rsidR="00DF3839">
        <w:rPr>
          <w:rFonts w:ascii="宋体" w:hAnsi="宋体" w:hint="eastAsia"/>
        </w:rPr>
        <w:t>通过将原始的图数据</w:t>
      </w:r>
      <w:r w:rsidRPr="00937C58">
        <w:rPr>
          <w:rFonts w:ascii="宋体" w:hAnsi="宋体" w:hint="eastAsia"/>
        </w:rPr>
        <w:t>转化为简单的数据结构来保存图中元素，</w:t>
      </w:r>
      <w:r w:rsidR="00413606">
        <w:rPr>
          <w:rFonts w:ascii="宋体" w:hAnsi="宋体" w:hint="eastAsia"/>
        </w:rPr>
        <w:t>从而</w:t>
      </w:r>
      <w:r w:rsidRPr="00937C58">
        <w:rPr>
          <w:rFonts w:ascii="宋体" w:hAnsi="宋体" w:hint="eastAsia"/>
        </w:rPr>
        <w:t>降低了内存消耗。</w:t>
      </w:r>
      <w:commentRangeStart w:id="31"/>
      <w:r w:rsidRPr="00937C58">
        <w:rPr>
          <w:rFonts w:ascii="宋体" w:hAnsi="宋体" w:hint="eastAsia"/>
        </w:rPr>
        <w:t>虽然估计算法能够在一定程度上节约了内存和计算开销，</w:t>
      </w:r>
      <w:commentRangeEnd w:id="31"/>
      <w:r w:rsidR="00CD156B">
        <w:rPr>
          <w:rStyle w:val="a5"/>
        </w:rPr>
        <w:commentReference w:id="31"/>
      </w:r>
      <w:r w:rsidRPr="00937C58">
        <w:rPr>
          <w:rFonts w:ascii="宋体" w:hAnsi="宋体" w:hint="eastAsia"/>
        </w:rPr>
        <w:t>但其估计的误差在实际的生</w:t>
      </w:r>
      <w:r w:rsidRPr="00937C58">
        <w:rPr>
          <w:rFonts w:ascii="宋体" w:hAnsi="宋体" w:hint="eastAsia"/>
        </w:rPr>
        <w:lastRenderedPageBreak/>
        <w:t>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021115">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A746C0">
        <w:rPr>
          <w:rFonts w:ascii="Times New Roman" w:hAnsi="Times New Roman" w:cs="Times New Roman" w:hint="eastAsia"/>
        </w:rPr>
        <w:t>K</w:t>
      </w:r>
      <w:r w:rsidRPr="00A746C0">
        <w:rPr>
          <w:rFonts w:ascii="Times New Roman" w:hAnsi="Times New Roman" w:cs="Times New Roman"/>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021115">
        <w:rPr>
          <w:rFonts w:ascii="宋体" w:hAnsi="宋体"/>
        </w:rPr>
        <w:t>[13]</w:t>
      </w:r>
      <w:r w:rsidR="003C274A">
        <w:rPr>
          <w:rFonts w:ascii="宋体" w:hAnsi="宋体"/>
        </w:rPr>
        <w:fldChar w:fldCharType="end"/>
      </w:r>
      <w:r w:rsidRPr="00937C58">
        <w:rPr>
          <w:rFonts w:ascii="宋体" w:hAnsi="宋体"/>
        </w:rPr>
        <w:t>和</w:t>
      </w:r>
      <w:r w:rsidRPr="00A746C0">
        <w:rPr>
          <w:rFonts w:ascii="Times New Roman" w:hAnsi="Times New Roman" w:cs="Times New Roman"/>
        </w:rPr>
        <w:t>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021115">
        <w:rPr>
          <w:rFonts w:ascii="宋体" w:hAnsi="宋体"/>
        </w:rPr>
        <w:t>[5]</w:t>
      </w:r>
      <w:r w:rsidR="003C274A">
        <w:rPr>
          <w:rFonts w:ascii="宋体" w:hAnsi="宋体"/>
        </w:rPr>
        <w:fldChar w:fldCharType="end"/>
      </w:r>
      <w:r w:rsidR="00D37C6A">
        <w:rPr>
          <w:rFonts w:ascii="宋体" w:hAnsi="宋体"/>
        </w:rPr>
        <w:t>提出采用增量计算</w:t>
      </w:r>
      <w:r w:rsidRPr="00937C58">
        <w:rPr>
          <w:rFonts w:ascii="宋体" w:hAnsi="宋体"/>
        </w:rPr>
        <w:t>模型</w:t>
      </w:r>
      <w:r w:rsidR="00794141">
        <w:rPr>
          <w:rFonts w:ascii="宋体" w:hAnsi="宋体" w:hint="eastAsia"/>
        </w:rPr>
        <w:t>来</w:t>
      </w:r>
      <w:r w:rsidRPr="00937C58">
        <w:rPr>
          <w:rFonts w:ascii="宋体" w:hAnsi="宋体"/>
        </w:rPr>
        <w:t>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w:t>
      </w:r>
      <w:r w:rsidRPr="00A746C0">
        <w:rPr>
          <w:rFonts w:ascii="Times New Roman" w:hAnsi="Times New Roman" w:cs="Times New Roman" w:hint="eastAsia"/>
        </w:rPr>
        <w:t>Spec</w:t>
      </w:r>
      <w:r w:rsidRPr="00A746C0">
        <w:rPr>
          <w:rFonts w:ascii="Times New Roman" w:hAnsi="Times New Roman" w:cs="Times New Roman"/>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021115">
        <w:rPr>
          <w:rFonts w:ascii="宋体" w:hAnsi="宋体"/>
        </w:rPr>
        <w:t>[14]</w:t>
      </w:r>
      <w:r w:rsidR="003C274A">
        <w:rPr>
          <w:rFonts w:ascii="宋体" w:hAnsi="宋体"/>
        </w:rPr>
        <w:fldChar w:fldCharType="end"/>
      </w:r>
      <w:r w:rsidR="00391D40">
        <w:rPr>
          <w:rFonts w:ascii="宋体" w:hAnsi="宋体"/>
        </w:rPr>
        <w:t>虽然在上述</w:t>
      </w:r>
      <w:r w:rsidRPr="00937C58">
        <w:rPr>
          <w:rFonts w:ascii="宋体" w:hAnsi="宋体"/>
        </w:rPr>
        <w:t>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00DA325F">
        <w:rPr>
          <w:rFonts w:ascii="宋体" w:hAnsi="宋体"/>
        </w:rPr>
        <w:t>然而该模型</w:t>
      </w:r>
      <w:r w:rsidRPr="00937C58">
        <w:rPr>
          <w:rFonts w:ascii="宋体" w:hAnsi="宋体"/>
        </w:rPr>
        <w:t>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0A8A62CF" w:rsidR="007E4CFD" w:rsidRDefault="006B3A60" w:rsidP="007E4CFD">
      <w:pPr>
        <w:pStyle w:val="2"/>
      </w:pPr>
      <w:bookmarkStart w:id="32" w:name="_Toc478509253"/>
      <w:bookmarkStart w:id="33" w:name="_Toc478569338"/>
      <w:r>
        <w:rPr>
          <w:rFonts w:hint="eastAsia"/>
        </w:rPr>
        <w:t>1.2</w:t>
      </w:r>
      <w:r>
        <w:t xml:space="preserve"> </w:t>
      </w:r>
      <w:r w:rsidR="007E4CFD">
        <w:rPr>
          <w:rFonts w:hint="eastAsia"/>
        </w:rPr>
        <w:t>论文工作</w:t>
      </w:r>
      <w:bookmarkEnd w:id="32"/>
      <w:bookmarkEnd w:id="33"/>
    </w:p>
    <w:p w14:paraId="70D89ADA" w14:textId="06C03114"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009F0268">
        <w:rPr>
          <w:rFonts w:ascii="宋体" w:hAnsi="宋体" w:hint="eastAsia"/>
          <w:b/>
        </w:rPr>
        <w:t>基于状态更新的流式</w:t>
      </w:r>
      <w:r w:rsidRPr="00D2445C">
        <w:rPr>
          <w:rFonts w:ascii="宋体" w:hAnsi="宋体" w:hint="eastAsia"/>
          <w:b/>
        </w:rPr>
        <w:t>图计算模型</w:t>
      </w:r>
      <w:r w:rsidRPr="00D2445C">
        <w:rPr>
          <w:rFonts w:ascii="宋体" w:hAnsi="宋体" w:hint="eastAsia"/>
        </w:rPr>
        <w:t>，能够在原有图状态</w:t>
      </w:r>
      <w:r w:rsidR="00AE428E">
        <w:rPr>
          <w:rFonts w:ascii="宋体" w:hAnsi="宋体" w:hint="eastAsia"/>
        </w:rPr>
        <w:t>基础</w:t>
      </w:r>
      <w:r w:rsidRPr="00D2445C">
        <w:rPr>
          <w:rFonts w:ascii="宋体" w:hAnsi="宋体" w:hint="eastAsia"/>
        </w:rPr>
        <w:t>上</w:t>
      </w:r>
      <w:r w:rsidR="00AE428E">
        <w:rPr>
          <w:rFonts w:ascii="宋体" w:hAnsi="宋体" w:hint="eastAsia"/>
        </w:rPr>
        <w:t>，</w:t>
      </w:r>
      <w:r w:rsidRPr="00D2445C">
        <w:rPr>
          <w:rFonts w:ascii="宋体" w:hAnsi="宋体" w:hint="eastAsia"/>
        </w:rPr>
        <w:t>并发计算增量信息的影响，而无需在整个图上重新计算，同时通过控制更新影响范围来提高并发性，实现状态的并发更新。本文的</w:t>
      </w:r>
      <w:r w:rsidR="00B10EBF" w:rsidRPr="00D2445C">
        <w:rPr>
          <w:rFonts w:ascii="宋体" w:hAnsi="宋体" w:hint="eastAsia"/>
        </w:rPr>
        <w:t>主要</w:t>
      </w:r>
      <w:r w:rsidRPr="00D2445C">
        <w:rPr>
          <w:rFonts w:ascii="宋体" w:hAnsi="宋体" w:hint="eastAsia"/>
        </w:rPr>
        <w:t>工作有以下</w:t>
      </w:r>
      <w:r w:rsidR="00ED3896">
        <w:rPr>
          <w:rFonts w:ascii="宋体" w:hAnsi="宋体" w:hint="eastAsia"/>
        </w:rPr>
        <w:t>5</w:t>
      </w:r>
      <w:r w:rsidRPr="00D2445C">
        <w:rPr>
          <w:rFonts w:ascii="宋体" w:hAnsi="宋体" w:hint="eastAsia"/>
        </w:rPr>
        <w:t>点：</w:t>
      </w:r>
    </w:p>
    <w:p w14:paraId="21538885" w14:textId="62B90336"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阐述了图计算领域中图数据“海量”和“动态”特性，图计算“局部性差</w:t>
      </w:r>
      <w:r w:rsidR="004A6E20">
        <w:rPr>
          <w:rFonts w:ascii="宋体" w:hAnsi="宋体" w:hint="eastAsia"/>
        </w:rPr>
        <w:t>”和“迭代计算”的特点，并且从图的划分、编程模型和计算模型三个方面</w:t>
      </w:r>
      <w:r w:rsidR="00810AC8">
        <w:rPr>
          <w:rFonts w:ascii="宋体" w:hAnsi="宋体" w:hint="eastAsia"/>
        </w:rPr>
        <w:t>讲解如何针对图数据和图计算的特点</w:t>
      </w:r>
      <w:r w:rsidR="004A474A">
        <w:rPr>
          <w:rFonts w:ascii="宋体" w:hAnsi="宋体" w:hint="eastAsia"/>
        </w:rPr>
        <w:t>，现有工作所</w:t>
      </w:r>
      <w:r w:rsidR="00810AC8">
        <w:rPr>
          <w:rFonts w:ascii="宋体" w:hAnsi="宋体" w:hint="eastAsia"/>
        </w:rPr>
        <w:t>提出的</w:t>
      </w:r>
      <w:r w:rsidR="00E25B4C">
        <w:rPr>
          <w:rFonts w:ascii="宋体" w:hAnsi="宋体" w:hint="eastAsia"/>
        </w:rPr>
        <w:t>关键技术</w:t>
      </w:r>
      <w:del w:id="34" w:author="Shen" w:date="2017-03-30T15:16:00Z">
        <w:r w:rsidR="00E25B4C" w:rsidDel="008A3628">
          <w:rPr>
            <w:rFonts w:ascii="宋体" w:hAnsi="宋体" w:hint="eastAsia"/>
          </w:rPr>
          <w:delText>，</w:delText>
        </w:r>
      </w:del>
      <w:ins w:id="35" w:author="Shen" w:date="2017-03-30T15:16:00Z">
        <w:r w:rsidR="008A3628">
          <w:rPr>
            <w:rFonts w:ascii="宋体" w:hAnsi="宋体" w:hint="eastAsia"/>
          </w:rPr>
          <w:t>。</w:t>
        </w:r>
      </w:ins>
      <w:r w:rsidR="00E25B4C">
        <w:rPr>
          <w:rFonts w:ascii="宋体" w:hAnsi="宋体" w:hint="eastAsia"/>
        </w:rPr>
        <w:t>然后按照</w:t>
      </w:r>
      <w:r w:rsidR="00FD5F0F">
        <w:rPr>
          <w:rFonts w:ascii="宋体" w:hAnsi="宋体" w:hint="eastAsia"/>
        </w:rPr>
        <w:t>所处理的图数据的不同</w:t>
      </w:r>
      <w:r w:rsidR="00E25B4C">
        <w:rPr>
          <w:rFonts w:ascii="宋体" w:hAnsi="宋体" w:hint="eastAsia"/>
        </w:rPr>
        <w:t>，从批处理图计算和流处理图计算两个方向，总结了现有的</w:t>
      </w:r>
      <w:r w:rsidR="00A41171">
        <w:rPr>
          <w:rFonts w:ascii="宋体" w:hAnsi="宋体" w:hint="eastAsia"/>
        </w:rPr>
        <w:t>图计算模型和系统。</w:t>
      </w:r>
    </w:p>
    <w:p w14:paraId="21C635C0" w14:textId="2C2ACBBE"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A3513A">
        <w:rPr>
          <w:rFonts w:ascii="宋体" w:hAnsi="宋体"/>
        </w:rPr>
        <w:t>—</w:t>
      </w:r>
      <w:r w:rsidR="00A3513A">
        <w:rPr>
          <w:rFonts w:ascii="宋体" w:hAnsi="宋体" w:hint="eastAsia"/>
        </w:rPr>
        <w:t>顶</w:t>
      </w:r>
      <w:r w:rsidR="00D96CEF" w:rsidRPr="00D2445C">
        <w:rPr>
          <w:rFonts w:ascii="宋体" w:hAnsi="宋体" w:hint="eastAsia"/>
        </w:rPr>
        <w:t>点度分布（</w:t>
      </w:r>
      <w:r w:rsidR="00AA6E41" w:rsidRPr="00A746C0">
        <w:rPr>
          <w:rFonts w:ascii="Times New Roman" w:hAnsi="Times New Roman" w:cs="Times New Roman" w:hint="eastAsia"/>
        </w:rPr>
        <w:t>Degree</w:t>
      </w:r>
      <w:r w:rsidR="00AA6E41" w:rsidRPr="00A746C0">
        <w:rPr>
          <w:rFonts w:ascii="Times New Roman" w:hAnsi="Times New Roman" w:cs="Times New Roman"/>
        </w:rPr>
        <w:t xml:space="preserve"> Distribution</w:t>
      </w:r>
      <w:r w:rsidR="00AA6E41" w:rsidRPr="00A746C0">
        <w:rPr>
          <w:rFonts w:ascii="Times New Roman" w:hAnsi="Times New Roman" w:cs="Times New Roman" w:hint="eastAsia"/>
        </w:rPr>
        <w:t>，</w:t>
      </w:r>
      <w:r w:rsidR="00AA6E41" w:rsidRPr="00A746C0">
        <w:rPr>
          <w:rFonts w:ascii="Times New Roman" w:hAnsi="Times New Roman" w:cs="Times New Roman" w:hint="eastAsia"/>
        </w:rPr>
        <w:t>DD</w:t>
      </w:r>
      <w:r w:rsidR="00D96CEF" w:rsidRPr="00D2445C">
        <w:rPr>
          <w:rFonts w:ascii="宋体" w:hAnsi="宋体" w:hint="eastAsia"/>
        </w:rPr>
        <w:t>），三角形数目（</w:t>
      </w:r>
      <w:r w:rsidR="00727B20" w:rsidRPr="00A746C0">
        <w:rPr>
          <w:rFonts w:ascii="Times New Roman" w:hAnsi="Times New Roman" w:cs="Times New Roman" w:hint="eastAsia"/>
        </w:rPr>
        <w:t>Triangle</w:t>
      </w:r>
      <w:r w:rsidR="00727B20" w:rsidRPr="00A746C0">
        <w:rPr>
          <w:rFonts w:ascii="Times New Roman" w:hAnsi="Times New Roman" w:cs="Times New Roman"/>
        </w:rPr>
        <w:t xml:space="preserve"> Count</w:t>
      </w:r>
      <w:r w:rsidR="00727B20" w:rsidRPr="00A746C0">
        <w:rPr>
          <w:rFonts w:ascii="Times New Roman" w:hAnsi="Times New Roman" w:cs="Times New Roman" w:hint="eastAsia"/>
        </w:rPr>
        <w:t>，</w:t>
      </w:r>
      <w:r w:rsidR="00D96CEF" w:rsidRPr="00A746C0">
        <w:rPr>
          <w:rFonts w:ascii="Times New Roman" w:hAnsi="Times New Roman" w:cs="Times New Roman" w:hint="eastAsia"/>
        </w:rPr>
        <w:t>TC</w:t>
      </w:r>
      <w:r w:rsidR="00D96CEF" w:rsidRPr="00D2445C">
        <w:rPr>
          <w:rFonts w:ascii="宋体" w:hAnsi="宋体" w:hint="eastAsia"/>
        </w:rPr>
        <w:t>），单源点最短路径（</w:t>
      </w:r>
      <w:r w:rsidR="005B4DF3" w:rsidRPr="00A746C0">
        <w:rPr>
          <w:rFonts w:ascii="Times New Roman" w:hAnsi="Times New Roman" w:cs="Times New Roman" w:hint="eastAsia"/>
        </w:rPr>
        <w:t>Single</w:t>
      </w:r>
      <w:r w:rsidR="005B4DF3" w:rsidRPr="00A746C0">
        <w:rPr>
          <w:rFonts w:ascii="Times New Roman" w:hAnsi="Times New Roman" w:cs="Times New Roman"/>
        </w:rPr>
        <w:t xml:space="preserve"> Source Shortest Path</w:t>
      </w:r>
      <w:r w:rsidR="005B4DF3" w:rsidRPr="00A746C0">
        <w:rPr>
          <w:rFonts w:ascii="Times New Roman" w:hAnsi="Times New Roman" w:cs="Times New Roman" w:hint="eastAsia"/>
        </w:rPr>
        <w:t>，</w:t>
      </w:r>
      <w:r w:rsidR="005B4DF3" w:rsidRPr="00A746C0">
        <w:rPr>
          <w:rFonts w:ascii="Times New Roman" w:hAnsi="Times New Roman" w:cs="Times New Roman" w:hint="eastAsia"/>
        </w:rPr>
        <w:t>SSSP</w:t>
      </w:r>
      <w:r w:rsidR="00D96CEF" w:rsidRPr="00D2445C">
        <w:rPr>
          <w:rFonts w:ascii="宋体" w:hAnsi="宋体" w:hint="eastAsia"/>
        </w:rPr>
        <w:t>），和</w:t>
      </w:r>
      <w:r w:rsidR="00D96CEF" w:rsidRPr="00A746C0">
        <w:rPr>
          <w:rFonts w:ascii="Times New Roman" w:hAnsi="Times New Roman" w:cs="Times New Roman" w:hint="eastAsia"/>
        </w:rPr>
        <w:t>Page</w:t>
      </w:r>
      <w:r w:rsidR="00D96CEF" w:rsidRPr="00A746C0">
        <w:rPr>
          <w:rFonts w:ascii="Times New Roman" w:hAnsi="Times New Roman" w:cs="Times New Roman"/>
        </w:rPr>
        <w:t>Rank</w:t>
      </w:r>
      <w:r w:rsidR="00D96CEF" w:rsidRPr="00D2445C">
        <w:rPr>
          <w:rFonts w:ascii="宋体" w:hAnsi="宋体" w:hint="eastAsia"/>
        </w:rPr>
        <w:t>（</w:t>
      </w:r>
      <w:r w:rsidR="00D96CEF" w:rsidRPr="00A746C0">
        <w:rPr>
          <w:rFonts w:ascii="Times New Roman" w:hAnsi="Times New Roman" w:cs="Times New Roman" w:hint="eastAsia"/>
        </w:rPr>
        <w:t>PR</w:t>
      </w:r>
      <w:r w:rsidR="00D96CEF" w:rsidRPr="00D2445C">
        <w:rPr>
          <w:rFonts w:ascii="宋体" w:hAnsi="宋体" w:hint="eastAsia"/>
        </w:rPr>
        <w:t>）</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021115">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021115">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021115">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C50648">
        <w:rPr>
          <w:rFonts w:ascii="宋体" w:hAnsi="宋体" w:hint="eastAsia"/>
        </w:rPr>
        <w:t>本文所采用的归纳分析方法也适用于其它</w:t>
      </w:r>
      <w:r w:rsidR="0021796B">
        <w:rPr>
          <w:rFonts w:ascii="宋体" w:hAnsi="宋体" w:hint="eastAsia"/>
        </w:rPr>
        <w:t>图算法。</w:t>
      </w:r>
    </w:p>
    <w:p w14:paraId="2C849C0B" w14:textId="0F56F002"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r w:rsidR="00AC4426">
        <w:rPr>
          <w:rFonts w:ascii="宋体" w:hAnsi="宋体" w:hint="eastAsia"/>
        </w:rPr>
        <w:t>图计算模型。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图在事件的驱动下，根据用户自定义的转换函数，完成了状态的转变</w:t>
      </w:r>
      <w:r w:rsidR="006E49A0">
        <w:rPr>
          <w:rFonts w:ascii="宋体" w:hAnsi="宋体" w:hint="eastAsia"/>
        </w:rPr>
        <w:t>，并且实时反馈给用户。</w:t>
      </w:r>
      <w:r w:rsidR="009317E8">
        <w:rPr>
          <w:rFonts w:ascii="宋体" w:hAnsi="宋体" w:hint="eastAsia"/>
        </w:rPr>
        <w:t>这种计算模型有效解决了流式图计算的问题</w:t>
      </w:r>
      <w:r w:rsidR="00AA4CDD">
        <w:rPr>
          <w:rFonts w:ascii="宋体" w:hAnsi="宋体" w:hint="eastAsia"/>
        </w:rPr>
        <w:t>，并且通过增量计算的方式</w:t>
      </w:r>
      <w:r w:rsidR="009317E8">
        <w:rPr>
          <w:rFonts w:ascii="宋体" w:hAnsi="宋体" w:hint="eastAsia"/>
        </w:rPr>
        <w:t>提高</w:t>
      </w:r>
      <w:r w:rsidR="0087387F">
        <w:rPr>
          <w:rFonts w:ascii="宋体" w:hAnsi="宋体" w:hint="eastAsia"/>
        </w:rPr>
        <w:t>了</w:t>
      </w:r>
      <w:r w:rsidR="009317E8">
        <w:rPr>
          <w:rFonts w:ascii="宋体" w:hAnsi="宋体" w:hint="eastAsia"/>
        </w:rPr>
        <w:t>系统的实时性</w:t>
      </w:r>
      <w:r w:rsidR="00ED3D3B">
        <w:rPr>
          <w:rFonts w:ascii="宋体" w:hAnsi="宋体" w:hint="eastAsia"/>
        </w:rPr>
        <w:t>和准确性。</w:t>
      </w:r>
    </w:p>
    <w:p w14:paraId="24EB4477" w14:textId="2FB48ADE"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给出了在基于状态更新的流式图计算模型上设计算法的思路和步骤。</w:t>
      </w:r>
      <w:r w:rsidR="00A818D3">
        <w:rPr>
          <w:rFonts w:ascii="宋体" w:hAnsi="宋体" w:hint="eastAsia"/>
        </w:rPr>
        <w:t>以</w:t>
      </w:r>
      <w:r w:rsidR="00A818D3" w:rsidRPr="00A746C0">
        <w:rPr>
          <w:rFonts w:ascii="Times New Roman" w:hAnsi="Times New Roman" w:cs="Times New Roman" w:hint="eastAsia"/>
        </w:rPr>
        <w:t>DD</w:t>
      </w:r>
      <w:r w:rsidR="00A818D3">
        <w:rPr>
          <w:rFonts w:ascii="宋体" w:hAnsi="宋体" w:hint="eastAsia"/>
        </w:rPr>
        <w:t>、</w:t>
      </w:r>
      <w:r w:rsidR="00A818D3" w:rsidRPr="00A746C0">
        <w:rPr>
          <w:rFonts w:ascii="Times New Roman" w:hAnsi="Times New Roman" w:cs="Times New Roman" w:hint="eastAsia"/>
        </w:rPr>
        <w:lastRenderedPageBreak/>
        <w:t>TC</w:t>
      </w:r>
      <w:r w:rsidR="00A818D3" w:rsidRPr="00A746C0">
        <w:rPr>
          <w:rFonts w:ascii="Times New Roman" w:hAnsi="Times New Roman" w:cs="Times New Roman" w:hint="eastAsia"/>
        </w:rPr>
        <w:t>、</w:t>
      </w:r>
      <w:r w:rsidR="00A818D3" w:rsidRPr="00A746C0">
        <w:rPr>
          <w:rFonts w:ascii="Times New Roman" w:hAnsi="Times New Roman" w:cs="Times New Roman" w:hint="eastAsia"/>
        </w:rPr>
        <w:t>SSSP</w:t>
      </w:r>
      <w:r w:rsidR="00A818D3">
        <w:rPr>
          <w:rFonts w:ascii="宋体" w:hAnsi="宋体" w:hint="eastAsia"/>
        </w:rPr>
        <w:t>和</w:t>
      </w:r>
      <w:r w:rsidR="00A818D3" w:rsidRPr="00A746C0">
        <w:rPr>
          <w:rFonts w:ascii="Times New Roman" w:hAnsi="Times New Roman" w:cs="Times New Roman" w:hint="eastAsia"/>
        </w:rPr>
        <w:t>PR</w:t>
      </w:r>
      <w:r w:rsidR="00A818D3">
        <w:rPr>
          <w:rFonts w:ascii="宋体" w:hAnsi="宋体" w:hint="eastAsia"/>
        </w:rPr>
        <w:t>为例，详细讲解了</w:t>
      </w:r>
      <w:r w:rsidR="002C5876">
        <w:rPr>
          <w:rFonts w:ascii="宋体" w:hAnsi="宋体" w:hint="eastAsia"/>
        </w:rPr>
        <w:t>流式图</w:t>
      </w:r>
      <w:r w:rsidR="00A818D3">
        <w:rPr>
          <w:rFonts w:ascii="宋体" w:hAnsi="宋体" w:hint="eastAsia"/>
        </w:rPr>
        <w:t>算法的设计细节。</w:t>
      </w:r>
      <w:r w:rsidR="003709DB">
        <w:rPr>
          <w:rFonts w:ascii="宋体" w:hAnsi="宋体" w:hint="eastAsia"/>
        </w:rPr>
        <w:t>用户可以根据该设计思想将其它</w:t>
      </w:r>
      <w:r w:rsidR="0060162E">
        <w:rPr>
          <w:rFonts w:ascii="宋体" w:hAnsi="宋体" w:hint="eastAsia"/>
        </w:rPr>
        <w:t>符合条件的</w:t>
      </w:r>
      <w:r w:rsidR="00493B57">
        <w:rPr>
          <w:rFonts w:ascii="宋体" w:hAnsi="宋体" w:hint="eastAsia"/>
        </w:rPr>
        <w:t>批式</w:t>
      </w:r>
      <w:r w:rsidR="0060162E">
        <w:rPr>
          <w:rFonts w:ascii="宋体" w:hAnsi="宋体" w:hint="eastAsia"/>
        </w:rPr>
        <w:t>图算法改成流式图算法。</w:t>
      </w:r>
    </w:p>
    <w:p w14:paraId="76632144" w14:textId="7C57B0A0" w:rsidR="00D2445C" w:rsidRPr="00D2445C" w:rsidRDefault="0062457C" w:rsidP="00D5172B">
      <w:pPr>
        <w:ind w:left="480" w:hangingChars="200" w:hanging="480"/>
      </w:pPr>
      <w:r>
        <w:rPr>
          <w:rFonts w:ascii="宋体" w:hAnsi="宋体" w:hint="eastAsia"/>
        </w:rPr>
        <w:t>（5）</w:t>
      </w:r>
      <w:r w:rsidR="00A407C9">
        <w:rPr>
          <w:rFonts w:ascii="宋体" w:hAnsi="宋体" w:hint="eastAsia"/>
        </w:rPr>
        <w:t>从正确性、</w:t>
      </w:r>
      <w:r w:rsidR="00D2445C" w:rsidRPr="003C1CA9">
        <w:rPr>
          <w:rFonts w:ascii="宋体" w:hAnsi="宋体" w:hint="eastAsia"/>
        </w:rPr>
        <w:t>实时性</w:t>
      </w:r>
      <w:r w:rsidR="00A407C9">
        <w:rPr>
          <w:rFonts w:ascii="宋体" w:hAnsi="宋体" w:hint="eastAsia"/>
        </w:rPr>
        <w:t>和更新冲突概率</w:t>
      </w:r>
      <w:r w:rsidR="00D2445C" w:rsidRPr="003C1CA9">
        <w:rPr>
          <w:rFonts w:ascii="宋体" w:hAnsi="宋体" w:hint="eastAsia"/>
        </w:rPr>
        <w:t>对</w:t>
      </w:r>
      <w:r w:rsidR="002810BE">
        <w:rPr>
          <w:rFonts w:ascii="宋体" w:hAnsi="宋体" w:hint="eastAsia"/>
        </w:rPr>
        <w:t>系统实现</w:t>
      </w:r>
      <w:r w:rsidR="0035478F">
        <w:rPr>
          <w:rFonts w:ascii="宋体" w:hAnsi="宋体" w:hint="eastAsia"/>
        </w:rPr>
        <w:t>进行评估。</w:t>
      </w:r>
      <w:r w:rsidR="009F0268">
        <w:rPr>
          <w:rFonts w:ascii="宋体" w:hAnsi="宋体" w:hint="eastAsia"/>
        </w:rPr>
        <w:t>结果表明：基于状态更新的流式</w:t>
      </w:r>
      <w:r w:rsidR="009E56CE">
        <w:rPr>
          <w:rFonts w:ascii="宋体" w:hAnsi="宋体" w:hint="eastAsia"/>
        </w:rPr>
        <w:t>图计算模型构建的算法能够得到较为准</w:t>
      </w:r>
      <w:r w:rsidR="00D2445C" w:rsidRPr="003C1CA9">
        <w:rPr>
          <w:rFonts w:ascii="宋体" w:hAnsi="宋体" w:hint="eastAsia"/>
        </w:rPr>
        <w:t>确的计算结果，计算偏差在</w:t>
      </w:r>
      <w:r w:rsidR="007D20B8">
        <w:rPr>
          <w:rFonts w:ascii="宋体" w:hAnsi="宋体" w:hint="eastAsia"/>
        </w:rPr>
        <w:t>5</w:t>
      </w:r>
      <w:r w:rsidR="00D2445C" w:rsidRPr="003C1CA9">
        <w:rPr>
          <w:rFonts w:ascii="宋体" w:hAnsi="宋体" w:hint="eastAsia"/>
        </w:rPr>
        <w:t>%</w:t>
      </w:r>
      <w:r w:rsidR="00A746C0">
        <w:rPr>
          <w:rFonts w:ascii="宋体" w:hAnsi="宋体" w:hint="eastAsia"/>
        </w:rPr>
        <w:t>以内；</w:t>
      </w:r>
      <w:r w:rsidR="00FA1121">
        <w:rPr>
          <w:rFonts w:ascii="宋体" w:hAnsi="宋体" w:hint="eastAsia"/>
        </w:rPr>
        <w:t>90%的</w:t>
      </w:r>
      <w:r w:rsidR="004F353B">
        <w:rPr>
          <w:rFonts w:ascii="宋体" w:hAnsi="宋体" w:hint="eastAsia"/>
        </w:rPr>
        <w:t>图数据</w:t>
      </w:r>
      <w:r w:rsidR="00FA1121">
        <w:rPr>
          <w:rFonts w:ascii="宋体" w:hAnsi="宋体" w:hint="eastAsia"/>
        </w:rPr>
        <w:t>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A746C0">
        <w:rPr>
          <w:rFonts w:ascii="宋体" w:hAnsi="宋体" w:hint="eastAsia"/>
        </w:rPr>
        <w:t>；任意两个计算节点更新冲突的概率在3%以内，并发性好</w:t>
      </w:r>
      <w:r w:rsidR="00E774FC">
        <w:rPr>
          <w:rFonts w:ascii="宋体" w:hAnsi="宋体" w:hint="eastAsia"/>
        </w:rPr>
        <w:t>。</w:t>
      </w:r>
    </w:p>
    <w:p w14:paraId="540034A6" w14:textId="78077C79" w:rsidR="007E4CFD" w:rsidRDefault="006B3A60" w:rsidP="007E4CFD">
      <w:pPr>
        <w:pStyle w:val="2"/>
      </w:pPr>
      <w:bookmarkStart w:id="36" w:name="_Toc478509254"/>
      <w:bookmarkStart w:id="37" w:name="_Toc478569339"/>
      <w:r>
        <w:rPr>
          <w:rFonts w:hint="eastAsia"/>
        </w:rPr>
        <w:t xml:space="preserve">1.3 </w:t>
      </w:r>
      <w:r w:rsidR="007E4CFD">
        <w:rPr>
          <w:rFonts w:hint="eastAsia"/>
        </w:rPr>
        <w:t>论文组织</w:t>
      </w:r>
      <w:bookmarkEnd w:id="36"/>
      <w:bookmarkEnd w:id="37"/>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EE85E0B" w:rsidR="000F1891" w:rsidRPr="00E72AE0"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r w:rsidR="00942665" w:rsidRPr="00E72AE0">
        <w:rPr>
          <w:rFonts w:ascii="Times New Roman" w:hAnsi="Times New Roman" w:cs="Times New Roman" w:hint="eastAsia"/>
          <w:color w:val="000000"/>
          <w:szCs w:val="18"/>
        </w:rPr>
        <w:t>图计算相关的技术和系统进行了介绍。</w:t>
      </w:r>
      <w:r w:rsidR="00915AB3" w:rsidRPr="00E72AE0">
        <w:rPr>
          <w:rFonts w:ascii="Times New Roman" w:hAnsi="Times New Roman" w:cs="Times New Roman" w:hint="eastAsia"/>
          <w:color w:val="000000"/>
          <w:szCs w:val="18"/>
        </w:rPr>
        <w:t>阐述了</w:t>
      </w:r>
      <w:r w:rsidR="0047599B" w:rsidRPr="00E72AE0">
        <w:rPr>
          <w:rFonts w:ascii="Times New Roman" w:hAnsi="Times New Roman" w:cs="Times New Roman" w:hint="eastAsia"/>
          <w:color w:val="000000"/>
          <w:szCs w:val="18"/>
        </w:rPr>
        <w:t>图数据和图计算的特点，</w:t>
      </w:r>
      <w:r w:rsidR="007A2F3C" w:rsidRPr="00E72AE0">
        <w:rPr>
          <w:rFonts w:ascii="Times New Roman" w:hAnsi="Times New Roman" w:cs="Times New Roman" w:hint="eastAsia"/>
          <w:color w:val="000000"/>
          <w:szCs w:val="18"/>
        </w:rPr>
        <w:t>分析了图计算的关键技术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B158C6">
        <w:rPr>
          <w:rFonts w:ascii="Times New Roman" w:hAnsi="Times New Roman" w:cs="Times New Roman" w:hint="eastAsia"/>
          <w:color w:val="000000"/>
          <w:szCs w:val="18"/>
        </w:rPr>
        <w:t>对常见的图计算</w:t>
      </w:r>
      <w:r w:rsidR="0047599B" w:rsidRPr="00E72AE0">
        <w:rPr>
          <w:rFonts w:ascii="Times New Roman" w:hAnsi="Times New Roman" w:cs="Times New Roman" w:hint="eastAsia"/>
          <w:color w:val="000000"/>
          <w:szCs w:val="18"/>
        </w:rPr>
        <w:t>系统</w:t>
      </w:r>
      <w:r w:rsidR="00DD1844" w:rsidRPr="00E72AE0">
        <w:rPr>
          <w:rFonts w:ascii="Times New Roman" w:hAnsi="Times New Roman" w:cs="Times New Roman" w:hint="eastAsia"/>
          <w:color w:val="000000"/>
          <w:szCs w:val="18"/>
        </w:rPr>
        <w:t>进行了比较。</w:t>
      </w:r>
      <w:r w:rsidR="006F45C5">
        <w:rPr>
          <w:rFonts w:ascii="Times New Roman" w:hAnsi="Times New Roman" w:cs="Times New Roman" w:hint="eastAsia"/>
          <w:color w:val="000000"/>
          <w:szCs w:val="18"/>
        </w:rPr>
        <w:t>通过本章，用户可以</w:t>
      </w:r>
      <w:r w:rsidR="00CE70E7">
        <w:rPr>
          <w:rFonts w:ascii="Times New Roman" w:hAnsi="Times New Roman" w:cs="Times New Roman" w:hint="eastAsia"/>
          <w:color w:val="000000"/>
          <w:szCs w:val="18"/>
        </w:rPr>
        <w:t>清楚</w:t>
      </w:r>
      <w:del w:id="38" w:author="Shen" w:date="2017-03-30T15:18:00Z">
        <w:r w:rsidR="00CE70E7" w:rsidDel="008A3628">
          <w:rPr>
            <w:rFonts w:ascii="Times New Roman" w:hAnsi="Times New Roman" w:cs="Times New Roman" w:hint="eastAsia"/>
            <w:color w:val="000000"/>
            <w:szCs w:val="18"/>
          </w:rPr>
          <w:delText>的</w:delText>
        </w:r>
      </w:del>
      <w:ins w:id="39" w:author="Shen" w:date="2017-03-30T15:18:00Z">
        <w:r w:rsidR="008A3628">
          <w:rPr>
            <w:rFonts w:ascii="Times New Roman" w:hAnsi="Times New Roman" w:cs="Times New Roman" w:hint="eastAsia"/>
            <w:color w:val="000000"/>
            <w:szCs w:val="18"/>
          </w:rPr>
          <w:t>地</w:t>
        </w:r>
      </w:ins>
      <w:r w:rsidR="00CE70E7">
        <w:rPr>
          <w:rFonts w:ascii="Times New Roman" w:hAnsi="Times New Roman" w:cs="Times New Roman" w:hint="eastAsia"/>
          <w:color w:val="000000"/>
          <w:szCs w:val="18"/>
        </w:rPr>
        <w:t>了解图计算的相关工作。</w:t>
      </w:r>
    </w:p>
    <w:p w14:paraId="17E57E38" w14:textId="1AE16AF2" w:rsidR="00E72AE0"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然后详细给出了基于状态更新的流式图计算模型的定义和各个组件的说明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的流式图计算</w:t>
      </w:r>
      <w:r w:rsidR="008035F9">
        <w:rPr>
          <w:rFonts w:ascii="Times New Roman" w:hAnsi="Times New Roman" w:cs="Times New Roman" w:hint="eastAsia"/>
          <w:color w:val="000000"/>
          <w:szCs w:val="18"/>
        </w:rPr>
        <w:t>模型的设计思想。</w:t>
      </w:r>
    </w:p>
    <w:p w14:paraId="79987997" w14:textId="779CF484" w:rsidR="00F3132A" w:rsidRDefault="00BD6F70"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255401">
        <w:rPr>
          <w:rFonts w:ascii="Times New Roman" w:hAnsi="Times New Roman" w:cs="Times New Roman" w:hint="eastAsia"/>
          <w:color w:val="000000"/>
          <w:szCs w:val="18"/>
        </w:rPr>
        <w:t>可以根据基于状态更新的流式</w:t>
      </w:r>
      <w:r w:rsidR="003405C7">
        <w:rPr>
          <w:rFonts w:ascii="Times New Roman" w:hAnsi="Times New Roman" w:cs="Times New Roman" w:hint="eastAsia"/>
          <w:color w:val="000000"/>
          <w:szCs w:val="18"/>
        </w:rPr>
        <w:t>图计算模型，来对其它</w:t>
      </w:r>
      <w:r w:rsidR="00DA3713">
        <w:rPr>
          <w:rFonts w:ascii="Times New Roman" w:hAnsi="Times New Roman" w:cs="Times New Roman" w:hint="eastAsia"/>
          <w:color w:val="000000"/>
          <w:szCs w:val="18"/>
        </w:rPr>
        <w:t>满足要求的图算法进行设计，以满足流式图计算的场景。</w:t>
      </w:r>
    </w:p>
    <w:p w14:paraId="6C7F7E3D" w14:textId="7A452EF0" w:rsidR="006F4B21" w:rsidRDefault="006F4B21"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介绍了采用基于状态更新的流式图计算模型的系统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从系统架构、模型和算法三个层面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6DD3338D" w14:textId="5A966EB0" w:rsidR="00A948E9" w:rsidRDefault="007105F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9"/>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40" w:name="_Toc478509255"/>
      <w:bookmarkStart w:id="41" w:name="_Toc478569340"/>
      <w:r>
        <w:rPr>
          <w:rFonts w:hint="eastAsia"/>
        </w:rPr>
        <w:lastRenderedPageBreak/>
        <w:t>图</w:t>
      </w:r>
      <w:r w:rsidR="00A04A3B">
        <w:rPr>
          <w:rFonts w:hint="eastAsia"/>
        </w:rPr>
        <w:t>计算</w:t>
      </w:r>
      <w:r w:rsidR="00F7691B">
        <w:rPr>
          <w:rFonts w:hint="eastAsia"/>
        </w:rPr>
        <w:t>相关工作</w:t>
      </w:r>
      <w:bookmarkEnd w:id="40"/>
      <w:bookmarkEnd w:id="41"/>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0083C29" w:rsidR="00590260" w:rsidRDefault="00590260" w:rsidP="00DF3CCC">
      <w:pPr>
        <w:pStyle w:val="2"/>
        <w:numPr>
          <w:ilvl w:val="1"/>
          <w:numId w:val="35"/>
        </w:numPr>
      </w:pPr>
      <w:bookmarkStart w:id="42" w:name="_Toc478509256"/>
      <w:bookmarkStart w:id="43" w:name="_Toc478569341"/>
      <w:r>
        <w:rPr>
          <w:rFonts w:hint="eastAsia"/>
        </w:rPr>
        <w:t>问题定义</w:t>
      </w:r>
      <w:bookmarkEnd w:id="42"/>
      <w:bookmarkEnd w:id="43"/>
    </w:p>
    <w:p w14:paraId="522D9306" w14:textId="72B2C379" w:rsidR="002F17C3" w:rsidRDefault="0021065B" w:rsidP="00EC07E4">
      <w:pPr>
        <w:ind w:firstLineChars="200" w:firstLine="480"/>
        <w:rPr>
          <w:rFonts w:ascii="宋体" w:hAnsi="宋体"/>
        </w:rPr>
      </w:pPr>
      <w:r w:rsidRPr="00FA2E79">
        <w:rPr>
          <w:rFonts w:ascii="宋体" w:hAnsi="宋体" w:hint="eastAsia"/>
        </w:rPr>
        <w:t>现实世界中很多情景都可以用图来进行表达。</w:t>
      </w:r>
      <w:r w:rsidR="00EC07E4" w:rsidRPr="00FA2E79">
        <w:rPr>
          <w:rFonts w:ascii="宋体" w:hAnsi="宋体" w:hint="eastAsia"/>
        </w:rPr>
        <w:t>如在社交领域，微博、微信、</w:t>
      </w:r>
      <w:r w:rsidR="00EC07E4" w:rsidRPr="00DE6A00">
        <w:rPr>
          <w:rFonts w:ascii="Times New Roman" w:hAnsi="Times New Roman" w:cs="Times New Roman" w:hint="eastAsia"/>
          <w:color w:val="000000"/>
          <w:szCs w:val="18"/>
        </w:rPr>
        <w:t>Facebook</w:t>
      </w:r>
      <w:r w:rsidR="00EC07E4" w:rsidRPr="00FA2E79">
        <w:rPr>
          <w:rFonts w:ascii="宋体" w:hAnsi="宋体" w:hint="eastAsia"/>
        </w:rPr>
        <w:t>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w:t>
      </w:r>
      <w:commentRangeStart w:id="44"/>
      <w:r w:rsidR="005626FF" w:rsidRPr="00FA2E79">
        <w:rPr>
          <w:rFonts w:ascii="宋体" w:hAnsi="宋体" w:hint="eastAsia"/>
        </w:rPr>
        <w:t>其</w:t>
      </w:r>
      <w:commentRangeEnd w:id="44"/>
      <w:r w:rsidR="00FF7FAA">
        <w:rPr>
          <w:rStyle w:val="a5"/>
        </w:rPr>
        <w:commentReference w:id="44"/>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w:t>
      </w:r>
      <w:r w:rsidR="00551654">
        <w:rPr>
          <w:rFonts w:ascii="宋体" w:hAnsi="宋体" w:hint="eastAsia"/>
        </w:rPr>
        <w:t>行为</w:t>
      </w:r>
      <w:r w:rsidR="00872BBF" w:rsidRPr="00FA2E79">
        <w:rPr>
          <w:rFonts w:ascii="宋体" w:hAnsi="宋体" w:hint="eastAsia"/>
        </w:rPr>
        <w:t>记录</w:t>
      </w:r>
      <w:r w:rsidR="00551654">
        <w:rPr>
          <w:rFonts w:ascii="宋体" w:hAnsi="宋体" w:hint="eastAsia"/>
        </w:rPr>
        <w:t>为他们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461A96">
        <w:rPr>
          <w:rFonts w:ascii="宋体" w:hAnsi="宋体" w:hint="eastAsia"/>
        </w:rPr>
        <w:t>网页以及网页之间的相互链接可以形成巨大的</w:t>
      </w:r>
      <w:r w:rsidR="009B163A" w:rsidRPr="00FA2E79">
        <w:rPr>
          <w:rFonts w:ascii="宋体" w:hAnsi="宋体" w:hint="eastAsia"/>
        </w:rPr>
        <w:t>网页</w:t>
      </w:r>
      <w:r w:rsidR="00DA2998">
        <w:rPr>
          <w:rFonts w:ascii="宋体" w:hAnsi="宋体" w:hint="eastAsia"/>
        </w:rPr>
        <w:t>链接</w:t>
      </w:r>
      <w:r w:rsidR="009B163A" w:rsidRPr="00FA2E79">
        <w:rPr>
          <w:rFonts w:ascii="宋体" w:hAnsi="宋体" w:hint="eastAsia"/>
        </w:rPr>
        <w:t>图</w:t>
      </w:r>
      <w:r w:rsidR="00E22564" w:rsidRPr="00FA2E79">
        <w:rPr>
          <w:rFonts w:ascii="宋体" w:hAnsi="宋体" w:hint="eastAsia"/>
        </w:rPr>
        <w:t>，根据链接信息来对网页的重要性进行排名；由此可见，图的运用是非常广泛的。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5B592D93"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呈现“海量”和“动态”特性。“海量”是指图数据</w:t>
      </w:r>
      <w:r w:rsidR="00646EDA">
        <w:rPr>
          <w:rFonts w:ascii="宋体" w:hAnsi="宋体" w:hint="eastAsia"/>
        </w:rPr>
        <w:t>的体量非常庞大，</w:t>
      </w:r>
      <w:r w:rsidR="00801AF6">
        <w:rPr>
          <w:rFonts w:ascii="宋体" w:hAnsi="宋体" w:hint="eastAsia"/>
        </w:rPr>
        <w:t>仅以</w:t>
      </w:r>
      <w:r w:rsidR="00801AF6" w:rsidRPr="00DE6A00">
        <w:rPr>
          <w:rFonts w:ascii="Times New Roman" w:hAnsi="Times New Roman" w:cs="Times New Roman" w:hint="eastAsia"/>
          <w:color w:val="000000"/>
          <w:szCs w:val="18"/>
        </w:rPr>
        <w:t>Facebook</w:t>
      </w:r>
      <w:r w:rsidR="00801AF6">
        <w:rPr>
          <w:rFonts w:ascii="宋体" w:hAnsi="宋体" w:hint="eastAsia"/>
        </w:rPr>
        <w:t>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w:t>
      </w:r>
      <w:commentRangeStart w:id="45"/>
      <w:r w:rsidR="00765828">
        <w:rPr>
          <w:rFonts w:ascii="宋体" w:hAnsi="宋体" w:hint="eastAsia"/>
        </w:rPr>
        <w:t>拥有</w:t>
      </w:r>
      <w:commentRangeEnd w:id="45"/>
      <w:r w:rsidR="00794B88">
        <w:rPr>
          <w:rStyle w:val="a5"/>
        </w:rPr>
        <w:commentReference w:id="45"/>
      </w:r>
      <w:r w:rsidR="00765828">
        <w:rPr>
          <w:rFonts w:ascii="宋体" w:hAnsi="宋体" w:hint="eastAsia"/>
        </w:rPr>
        <w:t>155个好友</w:t>
      </w:r>
      <w:r w:rsidR="00483698">
        <w:rPr>
          <w:rFonts w:ascii="宋体" w:hAnsi="宋体" w:hint="eastAsia"/>
        </w:rPr>
        <w:t>；“动态”是指图数据是在不断动态变化的，如</w:t>
      </w:r>
      <w:r w:rsidR="00483698" w:rsidRPr="00DE6A00">
        <w:rPr>
          <w:rFonts w:ascii="Times New Roman" w:hAnsi="Times New Roman" w:cs="Times New Roman" w:hint="eastAsia"/>
          <w:color w:val="000000"/>
          <w:szCs w:val="18"/>
        </w:rPr>
        <w:t>Facebook</w:t>
      </w:r>
      <w:r w:rsidR="00483698">
        <w:rPr>
          <w:rFonts w:ascii="宋体" w:hAnsi="宋体" w:hint="eastAsia"/>
        </w:rPr>
        <w:t>在2010年第四季度的月用户活跃量在6亿左右，6年时间增加到18.6亿，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w:t>
      </w:r>
      <w:r w:rsidR="008D4E4B" w:rsidRPr="00DE6A00">
        <w:rPr>
          <w:rFonts w:ascii="Times New Roman" w:hAnsi="Times New Roman" w:cs="Times New Roman" w:hint="eastAsia"/>
          <w:color w:val="000000"/>
          <w:szCs w:val="18"/>
        </w:rPr>
        <w:t>Facebook</w:t>
      </w:r>
      <w:r w:rsidR="001F4FEC">
        <w:rPr>
          <w:rFonts w:ascii="宋体" w:hAnsi="宋体" w:hint="eastAsia"/>
        </w:rPr>
        <w:t>每个季度的</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55FB1B59" w:rsidR="00DB2771" w:rsidRDefault="008A1E57" w:rsidP="008A1E57">
      <w:pPr>
        <w:pStyle w:val="ad"/>
        <w:jc w:val="center"/>
      </w:pPr>
      <w:r>
        <w:t>图</w:t>
      </w:r>
      <w:r>
        <w:t xml:space="preserve"> </w:t>
      </w:r>
      <w:r w:rsidR="0091516D">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Pr>
          <w:rFonts w:hint="eastAsia"/>
        </w:rPr>
        <w:t>Facebook</w:t>
      </w:r>
      <w:r>
        <w:rPr>
          <w:rFonts w:hint="eastAsia"/>
        </w:rPr>
        <w:t>月活跃量统计图</w:t>
      </w:r>
    </w:p>
    <w:p w14:paraId="527581E2" w14:textId="1D551581"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21" w:history="1">
        <w:r w:rsidR="00037531" w:rsidRPr="00DE092F">
          <w:rPr>
            <w:rStyle w:val="a4"/>
            <w:rFonts w:ascii="宋体" w:hAnsi="宋体"/>
            <w:sz w:val="21"/>
            <w:szCs w:val="21"/>
          </w:rPr>
          <w:t>https://www.statista.com</w:t>
        </w:r>
      </w:hyperlink>
    </w:p>
    <w:p w14:paraId="514761E7" w14:textId="122C9A5A" w:rsidR="00037531" w:rsidRPr="00F41376" w:rsidRDefault="00037531" w:rsidP="00DE092F">
      <w:pPr>
        <w:ind w:firstLineChars="200" w:firstLine="480"/>
        <w:rPr>
          <w:rFonts w:ascii="宋体" w:hAnsi="宋体"/>
          <w:szCs w:val="24"/>
        </w:rPr>
      </w:pPr>
      <w:r w:rsidRPr="00F41376">
        <w:rPr>
          <w:rFonts w:ascii="宋体" w:hAnsi="宋体" w:hint="eastAsia"/>
          <w:szCs w:val="24"/>
        </w:rPr>
        <w:lastRenderedPageBreak/>
        <w:t>从算法特点来看，</w:t>
      </w:r>
      <w:r w:rsidR="005D4A6B" w:rsidRPr="00F41376">
        <w:rPr>
          <w:rFonts w:ascii="宋体" w:hAnsi="宋体" w:hint="eastAsia"/>
          <w:szCs w:val="24"/>
        </w:rPr>
        <w:t>图计算具有“局部性差”和“迭代计算”的特点。</w:t>
      </w:r>
      <w:r w:rsidR="00F30B36">
        <w:rPr>
          <w:rFonts w:ascii="宋体" w:hAnsi="宋体" w:hint="eastAsia"/>
          <w:szCs w:val="24"/>
        </w:rPr>
        <w:t>图结构很好</w:t>
      </w:r>
      <w:del w:id="46" w:author="Shen" w:date="2017-03-30T15:26:00Z">
        <w:r w:rsidR="00F30B36" w:rsidDel="00F36FD1">
          <w:rPr>
            <w:rFonts w:ascii="宋体" w:hAnsi="宋体" w:hint="eastAsia"/>
            <w:szCs w:val="24"/>
          </w:rPr>
          <w:delText>的</w:delText>
        </w:r>
      </w:del>
      <w:ins w:id="47" w:author="Shen" w:date="2017-03-30T15:26:00Z">
        <w:r w:rsidR="00F36FD1">
          <w:rPr>
            <w:rFonts w:ascii="宋体" w:hAnsi="宋体" w:hint="eastAsia"/>
            <w:szCs w:val="24"/>
          </w:rPr>
          <w:t>地</w:t>
        </w:r>
      </w:ins>
      <w:r w:rsidR="00F30B36">
        <w:rPr>
          <w:rFonts w:ascii="宋体" w:hAnsi="宋体" w:hint="eastAsia"/>
          <w:szCs w:val="24"/>
        </w:rPr>
        <w:t>表达</w:t>
      </w:r>
      <w:r w:rsidR="00DE092F" w:rsidRPr="00F41376">
        <w:rPr>
          <w:rFonts w:ascii="宋体" w:hAnsi="宋体" w:hint="eastAsia"/>
          <w:szCs w:val="24"/>
        </w:rPr>
        <w:t>了实体之间的关联，然而现实生活中这种关联往往呈现</w:t>
      </w:r>
      <w:r w:rsidR="00DE092F" w:rsidRPr="00DE6A00">
        <w:rPr>
          <w:rFonts w:ascii="Times New Roman" w:hAnsi="Times New Roman" w:cs="Times New Roman"/>
          <w:szCs w:val="24"/>
        </w:rPr>
        <w:t>Power</w:t>
      </w:r>
      <w:r w:rsidR="00DE092F" w:rsidRPr="00F41376">
        <w:rPr>
          <w:rFonts w:ascii="宋体" w:hAnsi="宋体"/>
          <w:szCs w:val="24"/>
        </w:rPr>
        <w:t xml:space="preserve"> </w:t>
      </w:r>
      <w:r w:rsidR="00DE092F" w:rsidRPr="00DE6A00">
        <w:rPr>
          <w:rFonts w:ascii="Times New Roman" w:hAnsi="Times New Roman" w:cs="Times New Roman"/>
          <w:szCs w:val="24"/>
        </w:rPr>
        <w:t>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021115">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7068A5">
        <w:rPr>
          <w:rFonts w:ascii="宋体" w:hAnsi="宋体" w:hint="eastAsia"/>
          <w:szCs w:val="24"/>
        </w:rPr>
        <w:t>只有极少数的顶</w:t>
      </w:r>
      <w:r w:rsidR="001F5D9B">
        <w:rPr>
          <w:rFonts w:ascii="宋体" w:hAnsi="宋体" w:hint="eastAsia"/>
          <w:szCs w:val="24"/>
        </w:rPr>
        <w:t>点的度非常</w:t>
      </w:r>
      <w:r w:rsidR="007068A5">
        <w:rPr>
          <w:rFonts w:ascii="宋体" w:hAnsi="宋体" w:hint="eastAsia"/>
          <w:szCs w:val="24"/>
        </w:rPr>
        <w:t>高，大部分顶</w:t>
      </w:r>
      <w:r w:rsidR="0068650A">
        <w:rPr>
          <w:rFonts w:ascii="宋体" w:hAnsi="宋体" w:hint="eastAsia"/>
          <w:szCs w:val="24"/>
        </w:rPr>
        <w:t>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7068A5">
        <w:rPr>
          <w:rFonts w:ascii="宋体" w:hAnsi="宋体" w:hint="eastAsia"/>
          <w:szCs w:val="24"/>
        </w:rPr>
        <w:t>不仅顶</w:t>
      </w:r>
      <w:r w:rsidR="004042CF">
        <w:rPr>
          <w:rFonts w:ascii="宋体" w:hAnsi="宋体" w:hint="eastAsia"/>
          <w:szCs w:val="24"/>
        </w:rPr>
        <w:t>点之间的通信代价提高，</w:t>
      </w:r>
      <w:r w:rsidR="00212053">
        <w:rPr>
          <w:rFonts w:ascii="宋体" w:hAnsi="宋体" w:hint="eastAsia"/>
          <w:szCs w:val="24"/>
        </w:rPr>
        <w:t>而且极度倾斜的数据</w:t>
      </w:r>
      <w:r w:rsidR="00206AD3">
        <w:rPr>
          <w:rFonts w:ascii="宋体" w:hAnsi="宋体" w:hint="eastAsia"/>
          <w:szCs w:val="24"/>
        </w:rPr>
        <w:t>使得某个计算节点计算压力显著增大</w:t>
      </w:r>
      <w:r w:rsidR="0086253B" w:rsidRPr="00F41376">
        <w:rPr>
          <w:rFonts w:ascii="宋体" w:hAnsi="宋体" w:hint="eastAsia"/>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2C9DC9BC" w:rsidR="00B657F8" w:rsidRDefault="00B657F8" w:rsidP="00B657F8">
      <w:pPr>
        <w:pStyle w:val="ad"/>
        <w:jc w:val="center"/>
      </w:pPr>
      <w:r>
        <w:t>图</w:t>
      </w:r>
      <w:r>
        <w:t xml:space="preserve"> </w:t>
      </w:r>
      <w:r w:rsidR="00B37F0F">
        <w:t>2</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针对图数据海量和动态特性，以及图算法</w:t>
      </w:r>
      <w:r w:rsidR="000C5B85">
        <w:rPr>
          <w:rFonts w:hint="eastAsia"/>
        </w:rPr>
        <w:t>局部性差和迭代计算的特点，</w:t>
      </w:r>
      <w:r w:rsidR="006E2E52">
        <w:rPr>
          <w:rFonts w:hint="eastAsia"/>
        </w:rPr>
        <w:t>现有的工作是如何展开的呢？下面我们将详细介绍图计算相关的关键技术。</w:t>
      </w:r>
    </w:p>
    <w:p w14:paraId="0FCA2898" w14:textId="187B7141" w:rsidR="007E4CFD" w:rsidRDefault="007E4CFD" w:rsidP="00DF3CCC">
      <w:pPr>
        <w:pStyle w:val="2"/>
        <w:numPr>
          <w:ilvl w:val="1"/>
          <w:numId w:val="35"/>
        </w:numPr>
      </w:pPr>
      <w:bookmarkStart w:id="48" w:name="_Toc478509257"/>
      <w:bookmarkStart w:id="49" w:name="_Toc478569342"/>
      <w:r>
        <w:rPr>
          <w:rFonts w:hint="eastAsia"/>
        </w:rPr>
        <w:t>关键技术</w:t>
      </w:r>
      <w:bookmarkEnd w:id="48"/>
      <w:bookmarkEnd w:id="49"/>
    </w:p>
    <w:p w14:paraId="2C895C04" w14:textId="0668025C"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commentRangeStart w:id="50"/>
      <w:commentRangeStart w:id="51"/>
      <w:commentRangeStart w:id="52"/>
      <w:r w:rsidR="00A71C42" w:rsidRPr="006B48BB">
        <w:rPr>
          <w:rFonts w:ascii="宋体" w:hAnsi="宋体" w:hint="eastAsia"/>
          <w:szCs w:val="24"/>
        </w:rPr>
        <w:t>底层细节</w:t>
      </w:r>
      <w:commentRangeEnd w:id="50"/>
      <w:r w:rsidR="00237713" w:rsidRPr="006B48BB">
        <w:rPr>
          <w:rStyle w:val="a5"/>
          <w:rFonts w:ascii="宋体" w:hAnsi="宋体"/>
          <w:sz w:val="24"/>
          <w:szCs w:val="24"/>
        </w:rPr>
        <w:commentReference w:id="50"/>
      </w:r>
      <w:commentRangeEnd w:id="51"/>
      <w:r w:rsidR="00254C3B">
        <w:rPr>
          <w:rStyle w:val="a5"/>
        </w:rPr>
        <w:commentReference w:id="51"/>
      </w:r>
      <w:r w:rsidR="00A71C42" w:rsidRPr="006B48BB">
        <w:rPr>
          <w:rFonts w:ascii="宋体" w:hAnsi="宋体" w:hint="eastAsia"/>
          <w:szCs w:val="24"/>
        </w:rPr>
        <w:t>、模型、算法</w:t>
      </w:r>
      <w:r w:rsidR="00A978A5" w:rsidRPr="006B48BB">
        <w:rPr>
          <w:rFonts w:ascii="宋体" w:hAnsi="宋体" w:hint="eastAsia"/>
          <w:szCs w:val="24"/>
        </w:rPr>
        <w:t>、系统和应用</w:t>
      </w:r>
      <w:commentRangeEnd w:id="52"/>
      <w:r w:rsidR="00254C3B">
        <w:rPr>
          <w:rStyle w:val="a5"/>
        </w:rPr>
        <w:commentReference w:id="52"/>
      </w:r>
      <w:r w:rsidR="00A978A5" w:rsidRPr="006B48BB">
        <w:rPr>
          <w:rFonts w:ascii="宋体" w:hAnsi="宋体" w:hint="eastAsia"/>
          <w:szCs w:val="24"/>
        </w:rPr>
        <w:t>五个角度分别阐述图计算</w:t>
      </w:r>
      <w:r w:rsidR="00A71C42" w:rsidRPr="006B48BB">
        <w:rPr>
          <w:rFonts w:ascii="宋体" w:hAnsi="宋体" w:hint="eastAsia"/>
          <w:szCs w:val="24"/>
        </w:rPr>
        <w:t>的关键</w:t>
      </w:r>
      <w:ins w:id="53" w:author="Shen" w:date="2017-03-30T15:33:00Z">
        <w:r w:rsidR="00F36FD1">
          <w:rPr>
            <w:rFonts w:ascii="宋体" w:hAnsi="宋体" w:hint="eastAsia"/>
            <w:szCs w:val="24"/>
          </w:rPr>
          <w:t xml:space="preserve"> </w:t>
        </w:r>
      </w:ins>
      <w:r w:rsidR="00A71C42" w:rsidRPr="006B48BB">
        <w:rPr>
          <w:rFonts w:ascii="宋体" w:hAnsi="宋体" w:hint="eastAsia"/>
          <w:szCs w:val="24"/>
        </w:rPr>
        <w:t>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757114">
        <w:rPr>
          <w:rFonts w:ascii="宋体" w:hAnsi="宋体" w:hint="eastAsia"/>
          <w:szCs w:val="24"/>
        </w:rPr>
        <w:t>我们会在其它</w:t>
      </w:r>
      <w:r w:rsidR="00455222" w:rsidRPr="006B48BB">
        <w:rPr>
          <w:rFonts w:ascii="宋体" w:hAnsi="宋体" w:hint="eastAsia"/>
          <w:szCs w:val="24"/>
        </w:rPr>
        <w:t>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2C59DFBF" w:rsidR="00237713" w:rsidRDefault="001405B5" w:rsidP="00237713">
      <w:pPr>
        <w:pStyle w:val="ad"/>
        <w:jc w:val="center"/>
      </w:pPr>
      <w:r>
        <w:t>图</w:t>
      </w:r>
      <w:r>
        <w:t xml:space="preserve"> </w:t>
      </w:r>
      <w:r w:rsidR="00DC407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3</w:t>
      </w:r>
      <w:r w:rsidR="00A85874">
        <w:fldChar w:fldCharType="end"/>
      </w:r>
      <w:r>
        <w:t xml:space="preserve"> </w:t>
      </w:r>
      <w:r>
        <w:rPr>
          <w:rFonts w:hint="eastAsia"/>
        </w:rPr>
        <w:t>图计算技术概览</w:t>
      </w:r>
    </w:p>
    <w:p w14:paraId="146120AD" w14:textId="43E5D55E"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来看，分布式环境下的图计算可以分为两步：划分和计算。即通过某种划分规则，将原来超大规模的图合理的分配到各个计算节点上，然后各个计算节点在该子图上</w:t>
      </w:r>
      <w:r w:rsidR="00DE2CDD">
        <w:rPr>
          <w:rFonts w:hint="eastAsia"/>
        </w:rPr>
        <w:t>分别</w:t>
      </w:r>
      <w:r>
        <w:rPr>
          <w:rFonts w:hint="eastAsia"/>
        </w:rPr>
        <w:t>进行计算。</w:t>
      </w:r>
      <w:r w:rsidR="00043A79">
        <w:rPr>
          <w:rFonts w:hint="eastAsia"/>
        </w:rPr>
        <w:t>图的划分在图计算中占据关键位置：</w:t>
      </w:r>
      <w:r w:rsidR="000518B8">
        <w:rPr>
          <w:rFonts w:hint="eastAsia"/>
        </w:rPr>
        <w:t>一方面这种划分要保证负载均衡</w:t>
      </w:r>
      <w:r w:rsidR="00C617E9">
        <w:rPr>
          <w:rFonts w:hint="eastAsia"/>
        </w:rPr>
        <w:t>；另一方面又希望这种划分能够</w:t>
      </w:r>
      <w:r w:rsidR="002813F2">
        <w:rPr>
          <w:rFonts w:hint="eastAsia"/>
        </w:rPr>
        <w:t>较好的维持图数据</w:t>
      </w:r>
      <w:r w:rsidR="00433867">
        <w:rPr>
          <w:rFonts w:hint="eastAsia"/>
        </w:rPr>
        <w:t>之间</w:t>
      </w:r>
      <w:r w:rsidR="00A70456">
        <w:rPr>
          <w:rFonts w:hint="eastAsia"/>
        </w:rPr>
        <w:t>的关联性</w:t>
      </w:r>
      <w:r w:rsidR="002813F2">
        <w:rPr>
          <w:rFonts w:hint="eastAsia"/>
        </w:rPr>
        <w:t>。</w:t>
      </w:r>
    </w:p>
    <w:p w14:paraId="16E86053" w14:textId="4A3DF908" w:rsidR="00220BD0"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021115">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w:t>
      </w:r>
      <w:r w:rsidR="008B19D5" w:rsidRPr="00DE6A00">
        <w:rPr>
          <w:rFonts w:ascii="Times New Roman" w:hAnsi="Times New Roman" w:cs="Times New Roman"/>
        </w:rPr>
        <w:t>Vertex-Centric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021115">
        <w:rPr>
          <w:rFonts w:ascii="宋体" w:hAnsi="宋体"/>
        </w:rPr>
        <w:t>[17]</w:t>
      </w:r>
      <w:r w:rsidR="005F5129">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S</w:t>
      </w:r>
      <w:r w:rsidR="005F5129" w:rsidRPr="00DE6A00">
        <w:rPr>
          <w:rFonts w:ascii="Times New Roman" w:hAnsi="Times New Roman" w:cs="Times New Roman" w:hint="eastAsia"/>
        </w:rPr>
        <w:t>ca</w:t>
      </w:r>
      <w:r w:rsidR="005F5129" w:rsidRPr="00DE6A00">
        <w:rPr>
          <w:rFonts w:ascii="Times New Roman" w:hAnsi="Times New Roman" w:cs="Times New Roman"/>
        </w:rPr>
        <w:t>tter-</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021115">
        <w:rPr>
          <w:rFonts w:ascii="宋体" w:hAnsi="宋体"/>
        </w:rPr>
        <w:t>[18]</w:t>
      </w:r>
      <w:r w:rsidR="00EE0B35">
        <w:rPr>
          <w:rFonts w:ascii="宋体" w:hAnsi="宋体"/>
        </w:rPr>
        <w:fldChar w:fldCharType="end"/>
      </w:r>
      <w:r w:rsidR="008B19D5" w:rsidRPr="00127AB3">
        <w:rPr>
          <w:rFonts w:ascii="宋体" w:hAnsi="宋体" w:hint="eastAsia"/>
        </w:rPr>
        <w:t>、</w:t>
      </w:r>
      <w:r w:rsidR="008B19D5" w:rsidRPr="00DE6A00">
        <w:rPr>
          <w:rFonts w:ascii="Times New Roman" w:hAnsi="Times New Roman" w:cs="Times New Roman" w:hint="eastAsia"/>
        </w:rPr>
        <w:t>G</w:t>
      </w:r>
      <w:r w:rsidR="005F5129" w:rsidRPr="00DE6A00">
        <w:rPr>
          <w:rFonts w:ascii="Times New Roman" w:hAnsi="Times New Roman" w:cs="Times New Roman"/>
        </w:rPr>
        <w:t>ather-</w:t>
      </w:r>
      <w:r w:rsidR="008706A8" w:rsidRPr="00DE6A00">
        <w:rPr>
          <w:rFonts w:ascii="Times New Roman" w:hAnsi="Times New Roman" w:cs="Times New Roman"/>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021115">
        <w:rPr>
          <w:rFonts w:ascii="宋体" w:hAnsi="宋体"/>
        </w:rPr>
        <w:t>[19]</w:t>
      </w:r>
      <w:r w:rsidR="005B7465">
        <w:rPr>
          <w:rFonts w:ascii="宋体" w:hAnsi="宋体"/>
        </w:rPr>
        <w:fldChar w:fldCharType="end"/>
      </w:r>
      <w:r w:rsidR="00BF78CE">
        <w:rPr>
          <w:rFonts w:ascii="宋体" w:hAnsi="宋体" w:hint="eastAsia"/>
        </w:rPr>
        <w:t>都是</w:t>
      </w:r>
      <w:r w:rsidR="009F3682">
        <w:rPr>
          <w:rFonts w:ascii="宋体" w:hAnsi="宋体" w:hint="eastAsia"/>
        </w:rPr>
        <w:t>图计算相关的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p>
    <w:p w14:paraId="16246761" w14:textId="5B66EEEA" w:rsidR="00E1733A" w:rsidRPr="00127AB3" w:rsidRDefault="009671D2" w:rsidP="0063772F">
      <w:pPr>
        <w:ind w:firstLineChars="200" w:firstLine="480"/>
        <w:rPr>
          <w:rFonts w:ascii="宋体" w:hAnsi="宋体"/>
        </w:rPr>
      </w:pPr>
      <w:r>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D61569">
        <w:rPr>
          <w:rFonts w:ascii="宋体" w:hAnsi="宋体" w:hint="eastAsia"/>
        </w:rPr>
        <w:t>这三个方面</w:t>
      </w:r>
      <w:r w:rsidR="0012675F">
        <w:rPr>
          <w:rFonts w:ascii="宋体" w:hAnsi="宋体" w:hint="eastAsia"/>
        </w:rPr>
        <w:t>来详细阐述图计算中的关键技术</w:t>
      </w:r>
      <w:r w:rsidR="00B006BD">
        <w:rPr>
          <w:rFonts w:ascii="宋体" w:hAnsi="宋体" w:hint="eastAsia"/>
        </w:rPr>
        <w:t>。</w:t>
      </w:r>
    </w:p>
    <w:p w14:paraId="4EFBFEA7" w14:textId="0EDD6D0D" w:rsidR="00237713" w:rsidRDefault="000A58B2" w:rsidP="00DF3CCC">
      <w:pPr>
        <w:pStyle w:val="3"/>
        <w:numPr>
          <w:ilvl w:val="2"/>
          <w:numId w:val="35"/>
        </w:numPr>
      </w:pPr>
      <w:bookmarkStart w:id="54" w:name="_Toc478509258"/>
      <w:bookmarkStart w:id="55" w:name="_Toc478569343"/>
      <w:r>
        <w:rPr>
          <w:rFonts w:hint="eastAsia"/>
        </w:rPr>
        <w:t>图</w:t>
      </w:r>
      <w:r w:rsidR="0063772F">
        <w:rPr>
          <w:rFonts w:hint="eastAsia"/>
        </w:rPr>
        <w:t>的</w:t>
      </w:r>
      <w:commentRangeStart w:id="56"/>
      <w:r>
        <w:rPr>
          <w:rFonts w:hint="eastAsia"/>
        </w:rPr>
        <w:t>划分</w:t>
      </w:r>
      <w:commentRangeEnd w:id="56"/>
      <w:r w:rsidR="00384012">
        <w:rPr>
          <w:rStyle w:val="a5"/>
          <w:rFonts w:eastAsia="宋体"/>
          <w:b w:val="0"/>
          <w:bCs w:val="0"/>
        </w:rPr>
        <w:commentReference w:id="56"/>
      </w:r>
      <w:bookmarkEnd w:id="54"/>
      <w:bookmarkEnd w:id="55"/>
    </w:p>
    <w:p w14:paraId="5EBD1648" w14:textId="4689BD87"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r w:rsidR="0021297B" w:rsidRPr="001744B9">
        <w:rPr>
          <w:rFonts w:ascii="宋体" w:hAnsi="宋体" w:hint="eastAsia"/>
        </w:rPr>
        <w:t>图数据</w:t>
      </w:r>
      <w:r w:rsidR="00FE7B5E" w:rsidRPr="001744B9">
        <w:rPr>
          <w:rFonts w:ascii="宋体" w:hAnsi="宋体" w:hint="eastAsia"/>
        </w:rPr>
        <w:t>合理</w:t>
      </w:r>
      <w:del w:id="57" w:author="Shen" w:date="2017-03-30T15:39:00Z">
        <w:r w:rsidR="0021297B" w:rsidRPr="001744B9" w:rsidDel="009026BB">
          <w:rPr>
            <w:rFonts w:ascii="宋体" w:hAnsi="宋体" w:hint="eastAsia"/>
          </w:rPr>
          <w:delText>的</w:delText>
        </w:r>
      </w:del>
      <w:ins w:id="58" w:author="Shen" w:date="2017-03-30T15:39:00Z">
        <w:r w:rsidR="009026BB">
          <w:rPr>
            <w:rFonts w:ascii="宋体" w:hAnsi="宋体" w:hint="eastAsia"/>
          </w:rPr>
          <w:t>地</w:t>
        </w:r>
      </w:ins>
      <w:r w:rsidR="0021297B" w:rsidRPr="001744B9">
        <w:rPr>
          <w:rFonts w:ascii="宋体" w:hAnsi="宋体" w:hint="eastAsia"/>
        </w:rPr>
        <w:t>分配到各个计算节点上。</w:t>
      </w:r>
      <w:r w:rsidR="00CF47A0" w:rsidRPr="001744B9">
        <w:rPr>
          <w:rFonts w:ascii="宋体" w:hAnsi="宋体" w:hint="eastAsia"/>
        </w:rPr>
        <w:t>而</w:t>
      </w:r>
      <w:r w:rsidR="00102DCF" w:rsidRPr="001744B9">
        <w:rPr>
          <w:rFonts w:ascii="宋体" w:hAnsi="宋体" w:hint="eastAsia"/>
        </w:rPr>
        <w:t>图数据之间的关联性使得这种划分往往比一般的非图数据更为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，希望能够将图数据平均分配到每个计算节点</w:t>
      </w:r>
      <w:r w:rsidR="0074581E" w:rsidRPr="001744B9">
        <w:rPr>
          <w:rFonts w:ascii="宋体" w:hAnsi="宋体" w:hint="eastAsia"/>
        </w:rPr>
        <w:t>；其二</w:t>
      </w:r>
      <w:r w:rsidR="00AC146E" w:rsidRPr="001744B9">
        <w:rPr>
          <w:rFonts w:ascii="宋体" w:hAnsi="宋体" w:hint="eastAsia"/>
        </w:rPr>
        <w:t>考虑到图计算中邻接点的相互通信，</w:t>
      </w:r>
      <w:r w:rsidR="00333DD7" w:rsidRPr="001744B9">
        <w:rPr>
          <w:rFonts w:ascii="宋体" w:hAnsi="宋体" w:hint="eastAsia"/>
        </w:rPr>
        <w:t>希望</w:t>
      </w:r>
      <w:r w:rsidR="00AC146E" w:rsidRPr="001744B9">
        <w:rPr>
          <w:rFonts w:ascii="宋体" w:hAnsi="宋体" w:hint="eastAsia"/>
        </w:rPr>
        <w:t>彼此相邻的顶点能够划分到同一计算节点，以此</w:t>
      </w:r>
      <w:r w:rsidR="00333DD7" w:rsidRPr="001744B9">
        <w:rPr>
          <w:rFonts w:ascii="宋体" w:hAnsi="宋体" w:hint="eastAsia"/>
        </w:rPr>
        <w:t>减少计算节点之间的通信代价。</w:t>
      </w:r>
      <w:r w:rsidR="00295C16" w:rsidRPr="001744B9">
        <w:rPr>
          <w:rFonts w:ascii="宋体" w:hAnsi="宋体" w:hint="eastAsia"/>
        </w:rPr>
        <w:t>如果划分</w:t>
      </w:r>
      <w:del w:id="59" w:author="Shen" w:date="2017-03-30T15:41:00Z">
        <w:r w:rsidR="00295C16" w:rsidRPr="001744B9" w:rsidDel="00612D06">
          <w:rPr>
            <w:rFonts w:ascii="宋体" w:hAnsi="宋体" w:hint="eastAsia"/>
          </w:rPr>
          <w:delText>的</w:delText>
        </w:r>
      </w:del>
      <w:ins w:id="60" w:author="Shen" w:date="2017-03-30T15:41:00Z">
        <w:r w:rsidR="00612D06">
          <w:rPr>
            <w:rFonts w:ascii="宋体" w:hAnsi="宋体" w:hint="eastAsia"/>
          </w:rPr>
          <w:t>得</w:t>
        </w:r>
      </w:ins>
      <w:r w:rsidR="00295C16" w:rsidRPr="001744B9">
        <w:rPr>
          <w:rFonts w:ascii="宋体" w:hAnsi="宋体" w:hint="eastAsia"/>
        </w:rPr>
        <w:t>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节点之间的通信代价显著提升，而图计算往往又是多轮迭代反复计算的，这使得这种不合理的划分所造成的影响会显著放大，因此，</w:t>
      </w:r>
      <w:r w:rsidR="004D3BAE" w:rsidRPr="001744B9">
        <w:rPr>
          <w:rFonts w:ascii="宋体" w:hAnsi="宋体" w:hint="eastAsia"/>
        </w:rPr>
        <w:t>图的划分是图计算中至关重要的工作。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021115">
        <w:rPr>
          <w:rFonts w:ascii="宋体" w:hAnsi="宋体"/>
        </w:rPr>
        <w:t>[20]</w:t>
      </w:r>
      <w:r w:rsidR="00615D5F" w:rsidRPr="001744B9">
        <w:rPr>
          <w:rFonts w:ascii="宋体" w:hAnsi="宋体"/>
        </w:rPr>
        <w:fldChar w:fldCharType="end"/>
      </w:r>
      <w:r w:rsidR="00021115">
        <w:rPr>
          <w:rFonts w:ascii="宋体" w:hAnsi="宋体"/>
        </w:rPr>
        <w:fldChar w:fldCharType="begin"/>
      </w:r>
      <w:r w:rsidR="00021115">
        <w:rPr>
          <w:rFonts w:ascii="宋体" w:hAnsi="宋体"/>
        </w:rPr>
        <w:instrText xml:space="preserve"> REF _Ref478498475 \r \h </w:instrText>
      </w:r>
      <w:r w:rsidR="00021115">
        <w:rPr>
          <w:rFonts w:ascii="宋体" w:hAnsi="宋体"/>
        </w:rPr>
      </w:r>
      <w:r w:rsidR="00021115">
        <w:rPr>
          <w:rFonts w:ascii="宋体" w:hAnsi="宋体"/>
        </w:rPr>
        <w:fldChar w:fldCharType="separate"/>
      </w:r>
      <w:r w:rsidR="00021115">
        <w:rPr>
          <w:rFonts w:ascii="宋体" w:hAnsi="宋体"/>
        </w:rPr>
        <w:t>[21]</w:t>
      </w:r>
      <w:r w:rsidR="00021115">
        <w:rPr>
          <w:rFonts w:ascii="宋体" w:hAnsi="宋体"/>
        </w:rPr>
        <w:fldChar w:fldCharType="end"/>
      </w:r>
    </w:p>
    <w:p w14:paraId="24B32351" w14:textId="5B6EA7F3" w:rsidR="007C7320" w:rsidRPr="004C5116" w:rsidRDefault="002F16BF" w:rsidP="0021297B">
      <w:pPr>
        <w:ind w:firstLineChars="200" w:firstLine="480"/>
        <w:rPr>
          <w:rFonts w:ascii="宋体" w:hAnsi="宋体"/>
        </w:rPr>
      </w:pPr>
      <w:r w:rsidRPr="004C5116">
        <w:rPr>
          <w:rFonts w:ascii="宋体" w:hAnsi="宋体" w:hint="eastAsia"/>
        </w:rPr>
        <w:lastRenderedPageBreak/>
        <w:t>现在较为常用的图划分方式有切边法</w:t>
      </w:r>
      <w:r w:rsidR="007C7320" w:rsidRPr="004C5116">
        <w:rPr>
          <w:rFonts w:ascii="宋体" w:hAnsi="宋体" w:hint="eastAsia"/>
        </w:rPr>
        <w:t>（</w:t>
      </w:r>
      <w:r w:rsidR="007C7320" w:rsidRPr="00DE6A00">
        <w:rPr>
          <w:rFonts w:ascii="Times New Roman" w:hAnsi="Times New Roman" w:cs="Times New Roman" w:hint="eastAsia"/>
        </w:rPr>
        <w:t>Edge</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w:t>
      </w:r>
      <w:r w:rsidR="007C7320" w:rsidRPr="00DE6A00">
        <w:rPr>
          <w:rFonts w:ascii="Times New Roman" w:hAnsi="Times New Roman" w:cs="Times New Roman" w:hint="eastAsia"/>
        </w:rPr>
        <w:t>Vertex</w:t>
      </w:r>
      <w:r w:rsidR="007C7320" w:rsidRPr="00DE6A00">
        <w:rPr>
          <w:rFonts w:ascii="Times New Roman" w:hAnsi="Times New Roman" w:cs="Times New Roman"/>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w:t>
      </w:r>
      <w:commentRangeStart w:id="61"/>
      <w:r w:rsidR="00AF75C1" w:rsidRPr="004C5116">
        <w:rPr>
          <w:rFonts w:ascii="宋体" w:hAnsi="宋体" w:hint="eastAsia"/>
        </w:rPr>
        <w:t>这</w:t>
      </w:r>
      <w:commentRangeEnd w:id="61"/>
      <w:r w:rsidR="00644531">
        <w:rPr>
          <w:rStyle w:val="a5"/>
        </w:rPr>
        <w:commentReference w:id="61"/>
      </w:r>
      <w:r w:rsidR="00AF75C1" w:rsidRPr="004C5116">
        <w:rPr>
          <w:rFonts w:ascii="宋体" w:hAnsi="宋体" w:hint="eastAsia"/>
        </w:rPr>
        <w:t>两个顶点</w:t>
      </w:r>
      <w:r w:rsidR="00DC0499" w:rsidRPr="004C5116">
        <w:rPr>
          <w:rFonts w:ascii="宋体" w:hAnsi="宋体" w:hint="eastAsia"/>
        </w:rPr>
        <w:t>分配到不同的计算节点上，如图2-</w:t>
      </w:r>
      <w:r w:rsidR="00D4138E">
        <w:rPr>
          <w:rFonts w:ascii="宋体" w:hAnsi="宋体"/>
        </w:rPr>
        <w:t>4</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D938F2">
        <w:rPr>
          <w:rFonts w:ascii="宋体" w:hAnsi="宋体" w:hint="eastAsia"/>
        </w:rPr>
        <w:t>右图所示，通过将中心顶点切割，将该顶点</w:t>
      </w:r>
      <w:r w:rsidR="00347D99" w:rsidRPr="004C5116">
        <w:rPr>
          <w:rFonts w:ascii="宋体" w:hAnsi="宋体" w:hint="eastAsia"/>
        </w:rPr>
        <w:t>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341B89" w:rsidP="00190BCA">
      <w:pPr>
        <w:keepNext/>
        <w:jc w:val="center"/>
      </w:pPr>
      <w:r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645E3F3F" w:rsidR="002F16BF" w:rsidRDefault="00190BCA" w:rsidP="00190BCA">
      <w:pPr>
        <w:pStyle w:val="ad"/>
        <w:jc w:val="center"/>
      </w:pPr>
      <w:r>
        <w:t>图</w:t>
      </w:r>
      <w:r>
        <w:t xml:space="preserve"> </w:t>
      </w:r>
      <w:r w:rsidR="00623E69">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4</w:t>
      </w:r>
      <w:r w:rsidR="00A85874">
        <w:fldChar w:fldCharType="end"/>
      </w:r>
      <w:r>
        <w:t xml:space="preserve"> </w:t>
      </w:r>
      <w:r>
        <w:rPr>
          <w:rFonts w:hint="eastAsia"/>
        </w:rPr>
        <w:t>切边法和切点法</w:t>
      </w:r>
    </w:p>
    <w:p w14:paraId="3DFB4B96" w14:textId="47DE3309" w:rsidR="00084FC5" w:rsidRDefault="00084FC5" w:rsidP="00E25FB9">
      <w:pPr>
        <w:ind w:firstLineChars="200" w:firstLine="480"/>
        <w:rPr>
          <w:rFonts w:ascii="宋体" w:hAnsi="宋体"/>
        </w:rPr>
      </w:pPr>
      <w:r>
        <w:rPr>
          <w:rFonts w:ascii="宋体" w:hAnsi="宋体" w:hint="eastAsia"/>
        </w:rPr>
        <w:t>根据图数据的特性，可以将图划分问题归为两类：静态图的划分和动态图的划分。</w:t>
      </w:r>
    </w:p>
    <w:p w14:paraId="4952ABDB" w14:textId="5B1F66C0" w:rsidR="00E25FB9" w:rsidRPr="00E25FB9" w:rsidRDefault="00E25FB9" w:rsidP="00E25FB9">
      <w:pPr>
        <w:ind w:firstLineChars="200" w:firstLine="480"/>
      </w:pPr>
      <w:r w:rsidRPr="008B63C3">
        <w:rPr>
          <w:rFonts w:ascii="宋体" w:hAnsi="宋体"/>
        </w:rPr>
        <w:t>关于</w:t>
      </w:r>
      <w:r>
        <w:rPr>
          <w:rFonts w:ascii="宋体" w:hAnsi="宋体" w:hint="eastAsia"/>
        </w:rPr>
        <w:t>动态</w:t>
      </w:r>
      <w:r w:rsidRPr="008B63C3">
        <w:rPr>
          <w:rFonts w:ascii="宋体" w:hAnsi="宋体"/>
        </w:rPr>
        <w:t>图划分的问题，现有的研究工作也很多，</w:t>
      </w:r>
      <w:r w:rsidRPr="00DE6A00">
        <w:rPr>
          <w:rFonts w:ascii="Times New Roman" w:hAnsi="Times New Roman" w:cs="Times New Roman"/>
        </w:rPr>
        <w:t>Ioanna</w:t>
      </w:r>
      <w:r w:rsidRPr="008B63C3">
        <w:rPr>
          <w:rFonts w:ascii="宋体" w:hAnsi="宋体"/>
        </w:rPr>
        <w:t xml:space="preserve"> </w:t>
      </w:r>
      <w:r w:rsidRPr="00DE6A00">
        <w:rPr>
          <w:rFonts w:ascii="Times New Roman" w:hAnsi="Times New Roman" w:cs="Times New Roman"/>
        </w:rPr>
        <w:t>Filippidou</w:t>
      </w:r>
      <w:r w:rsidRPr="008B63C3">
        <w:rPr>
          <w:rFonts w:ascii="宋体" w:hAnsi="宋体"/>
        </w:rPr>
        <w:t>和</w:t>
      </w:r>
      <w:r w:rsidRPr="00DE6A00">
        <w:rPr>
          <w:rFonts w:ascii="Times New Roman" w:hAnsi="Times New Roman" w:cs="Times New Roman"/>
        </w:rPr>
        <w:t>Yannis</w:t>
      </w:r>
      <w:r w:rsidRPr="008B63C3">
        <w:rPr>
          <w:rFonts w:ascii="宋体" w:hAnsi="宋体"/>
        </w:rPr>
        <w:t xml:space="preserve"> </w:t>
      </w:r>
      <w:r w:rsidRPr="00DE6A00">
        <w:rPr>
          <w:rFonts w:ascii="Times New Roman" w:hAnsi="Times New Roman" w:cs="Times New Roman"/>
        </w:rPr>
        <w:t>Kotidis</w:t>
      </w:r>
      <w:r>
        <w:rPr>
          <w:rFonts w:ascii="宋体" w:hAnsi="宋体"/>
        </w:rPr>
        <w:fldChar w:fldCharType="begin"/>
      </w:r>
      <w:r>
        <w:rPr>
          <w:rFonts w:ascii="宋体" w:hAnsi="宋体"/>
        </w:rPr>
        <w:instrText xml:space="preserve"> REF _Ref478263163 \r \h </w:instrText>
      </w:r>
      <w:r>
        <w:rPr>
          <w:rFonts w:ascii="宋体" w:hAnsi="宋体"/>
        </w:rPr>
      </w:r>
      <w:r>
        <w:rPr>
          <w:rFonts w:ascii="宋体" w:hAnsi="宋体"/>
        </w:rPr>
        <w:fldChar w:fldCharType="separate"/>
      </w:r>
      <w:r w:rsidR="00021115">
        <w:rPr>
          <w:rFonts w:ascii="宋体" w:hAnsi="宋体"/>
        </w:rPr>
        <w:t>[22]</w:t>
      </w:r>
      <w:r>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w:t>
      </w:r>
      <w:del w:id="62" w:author="Shen" w:date="2017-03-30T15:43:00Z">
        <w:r w:rsidR="00021115" w:rsidDel="00187140">
          <w:rPr>
            <w:rFonts w:ascii="宋体" w:hAnsi="宋体" w:hint="eastAsia"/>
          </w:rPr>
          <w:delText>;</w:delText>
        </w:r>
      </w:del>
      <w:ins w:id="63" w:author="Shen" w:date="2017-03-30T15:43:00Z">
        <w:r w:rsidR="00187140">
          <w:rPr>
            <w:rFonts w:ascii="宋体" w:hAnsi="宋体" w:hint="eastAsia"/>
          </w:rPr>
          <w:t>：</w:t>
        </w:r>
      </w:ins>
      <w:r w:rsidRPr="00DE6A00">
        <w:rPr>
          <w:rFonts w:ascii="Times New Roman" w:hAnsi="Times New Roman" w:cs="Times New Roman"/>
        </w:rPr>
        <w:t>Stanton</w:t>
      </w:r>
      <w:r w:rsidRPr="008B63C3">
        <w:rPr>
          <w:rFonts w:ascii="宋体" w:hAnsi="宋体"/>
        </w:rPr>
        <w:t>和</w:t>
      </w:r>
      <w:r w:rsidRPr="00DE6A00">
        <w:rPr>
          <w:rFonts w:ascii="Times New Roman" w:hAnsi="Times New Roman" w:cs="Times New Roman"/>
        </w:rPr>
        <w:t>Kliot</w:t>
      </w:r>
      <w:r>
        <w:rPr>
          <w:rFonts w:ascii="宋体" w:hAnsi="宋体"/>
        </w:rPr>
        <w:fldChar w:fldCharType="begin"/>
      </w:r>
      <w:r>
        <w:rPr>
          <w:rFonts w:ascii="宋体" w:hAnsi="宋体"/>
        </w:rPr>
        <w:instrText xml:space="preserve"> REF _Ref478263194 \r \h </w:instrText>
      </w:r>
      <w:r>
        <w:rPr>
          <w:rFonts w:ascii="宋体" w:hAnsi="宋体"/>
        </w:rPr>
      </w:r>
      <w:r>
        <w:rPr>
          <w:rFonts w:ascii="宋体" w:hAnsi="宋体"/>
        </w:rPr>
        <w:fldChar w:fldCharType="separate"/>
      </w:r>
      <w:r w:rsidR="00021115">
        <w:rPr>
          <w:rFonts w:ascii="宋体" w:hAnsi="宋体"/>
        </w:rPr>
        <w:t>[23]</w:t>
      </w:r>
      <w:r>
        <w:rPr>
          <w:rFonts w:ascii="宋体" w:hAnsi="宋体"/>
        </w:rPr>
        <w:fldChar w:fldCharType="end"/>
      </w:r>
      <w:r w:rsidRPr="008B63C3">
        <w:rPr>
          <w:rFonts w:ascii="宋体" w:hAnsi="宋体"/>
        </w:rPr>
        <w:t>提出了一种只依赖于图结构的启发式算法，相对于</w:t>
      </w:r>
      <w:commentRangeStart w:id="64"/>
      <w:r w:rsidRPr="008B63C3">
        <w:rPr>
          <w:rFonts w:ascii="宋体" w:hAnsi="宋体"/>
        </w:rPr>
        <w:t>基于散列的分割方法和</w:t>
      </w:r>
      <w:r w:rsidRPr="00DE6A00">
        <w:rPr>
          <w:rFonts w:ascii="Times New Roman" w:hAnsi="Times New Roman" w:cs="Times New Roman"/>
        </w:rPr>
        <w:t>METIS</w:t>
      </w:r>
      <w:commentRangeEnd w:id="64"/>
      <w:r w:rsidR="000A4673">
        <w:rPr>
          <w:rStyle w:val="a5"/>
        </w:rPr>
        <w:commentReference w:id="64"/>
      </w:r>
      <w:r w:rsidRPr="008B63C3">
        <w:rPr>
          <w:rFonts w:ascii="宋体" w:hAnsi="宋体"/>
        </w:rPr>
        <w:t>，分割效</w:t>
      </w:r>
      <w:r w:rsidRPr="008B63C3">
        <w:rPr>
          <w:rFonts w:ascii="宋体" w:hAnsi="宋体" w:hint="eastAsia"/>
        </w:rPr>
        <w:t>果有很大提升。另外，</w:t>
      </w:r>
      <w:r w:rsidRPr="00DE6A00">
        <w:rPr>
          <w:rFonts w:ascii="Times New Roman" w:hAnsi="Times New Roman" w:cs="Times New Roman"/>
        </w:rPr>
        <w:t>Charalampos</w:t>
      </w:r>
      <w:r>
        <w:rPr>
          <w:rFonts w:ascii="宋体" w:hAnsi="宋体"/>
        </w:rPr>
        <w:t xml:space="preserve"> E.</w:t>
      </w:r>
      <w:r w:rsidRPr="00DE6A00">
        <w:rPr>
          <w:rFonts w:ascii="Times New Roman" w:hAnsi="Times New Roman" w:cs="Times New Roman"/>
        </w:rPr>
        <w:t>Tsourakakis</w:t>
      </w:r>
      <w:r>
        <w:rPr>
          <w:rFonts w:ascii="宋体" w:hAnsi="宋体"/>
        </w:rPr>
        <w:fldChar w:fldCharType="begin"/>
      </w:r>
      <w:r>
        <w:rPr>
          <w:rFonts w:ascii="宋体" w:hAnsi="宋体"/>
        </w:rPr>
        <w:instrText xml:space="preserve"> REF _Ref478263218 \r \h </w:instrText>
      </w:r>
      <w:r>
        <w:rPr>
          <w:rFonts w:ascii="宋体" w:hAnsi="宋体"/>
        </w:rPr>
      </w:r>
      <w:r>
        <w:rPr>
          <w:rFonts w:ascii="宋体" w:hAnsi="宋体"/>
        </w:rPr>
        <w:fldChar w:fldCharType="separate"/>
      </w:r>
      <w:r w:rsidR="00021115">
        <w:rPr>
          <w:rFonts w:ascii="宋体" w:hAnsi="宋体"/>
        </w:rPr>
        <w:t>[24]</w:t>
      </w:r>
      <w:r>
        <w:rPr>
          <w:rFonts w:ascii="宋体" w:hAnsi="宋体"/>
        </w:rPr>
        <w:fldChar w:fldCharType="end"/>
      </w:r>
      <w:r w:rsidRPr="008B63C3">
        <w:rPr>
          <w:rFonts w:ascii="宋体" w:hAnsi="宋体"/>
        </w:rPr>
        <w:t>等人提出了一个新颖的</w:t>
      </w:r>
      <w:r w:rsidRPr="00DE6A00">
        <w:rPr>
          <w:rFonts w:ascii="Times New Roman" w:hAnsi="Times New Roman" w:cs="Times New Roman"/>
        </w:rPr>
        <w:t>one-pass</w:t>
      </w:r>
      <w:r w:rsidRPr="008B63C3">
        <w:rPr>
          <w:rFonts w:ascii="宋体" w:hAnsi="宋体"/>
        </w:rPr>
        <w:t>流图分割算法，该算法统一了两个看似正交的启发式算法：将新到达的顶点放置在具</w:t>
      </w:r>
      <w:r w:rsidR="00BA53A5">
        <w:rPr>
          <w:rFonts w:ascii="宋体" w:hAnsi="宋体"/>
        </w:rPr>
        <w:t>有最大数量邻居结点的分区中或者具有最小数量的非邻居结点的分区中,</w:t>
      </w:r>
      <w:r w:rsidRPr="008B63C3">
        <w:rPr>
          <w:rFonts w:ascii="宋体" w:hAnsi="宋体"/>
        </w:rPr>
        <w:t>相对于</w:t>
      </w:r>
      <w:commentRangeStart w:id="65"/>
      <w:r w:rsidRPr="00DE6A00">
        <w:rPr>
          <w:rFonts w:ascii="Times New Roman" w:hAnsi="Times New Roman" w:cs="Times New Roman"/>
        </w:rPr>
        <w:t>METIS</w:t>
      </w:r>
      <w:r w:rsidRPr="008B63C3">
        <w:rPr>
          <w:rFonts w:ascii="宋体" w:hAnsi="宋体"/>
        </w:rPr>
        <w:t>，平衡分割</w:t>
      </w:r>
      <w:commentRangeEnd w:id="65"/>
      <w:r w:rsidR="000A4673">
        <w:rPr>
          <w:rStyle w:val="a5"/>
        </w:rPr>
        <w:commentReference w:id="65"/>
      </w:r>
      <w:r w:rsidRPr="008B63C3">
        <w:rPr>
          <w:rFonts w:ascii="宋体" w:hAnsi="宋体"/>
        </w:rPr>
        <w:t>时间更短，效果更好。</w:t>
      </w:r>
    </w:p>
    <w:p w14:paraId="68025F04" w14:textId="2FDBF306" w:rsidR="000A58B2" w:rsidRDefault="000A58B2" w:rsidP="00DF3CCC">
      <w:pPr>
        <w:pStyle w:val="3"/>
        <w:numPr>
          <w:ilvl w:val="2"/>
          <w:numId w:val="35"/>
        </w:numPr>
      </w:pPr>
      <w:bookmarkStart w:id="66" w:name="_Toc478509259"/>
      <w:bookmarkStart w:id="67" w:name="_Toc478569344"/>
      <w:r>
        <w:rPr>
          <w:rFonts w:hint="eastAsia"/>
        </w:rPr>
        <w:t>编程模型</w:t>
      </w:r>
      <w:bookmarkEnd w:id="66"/>
      <w:bookmarkEnd w:id="67"/>
    </w:p>
    <w:p w14:paraId="286F3364" w14:textId="51FE8A2E"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w:t>
      </w:r>
      <w:r w:rsidR="002D757C" w:rsidRPr="00DE6A00">
        <w:rPr>
          <w:rFonts w:ascii="Times New Roman" w:hAnsi="Times New Roman" w:cs="Times New Roman" w:hint="eastAsia"/>
        </w:rPr>
        <w:t>General</w:t>
      </w:r>
      <w:r w:rsidR="002D757C" w:rsidRPr="00DE6A00">
        <w:rPr>
          <w:rFonts w:ascii="Times New Roman" w:hAnsi="Times New Roman" w:cs="Times New Roman"/>
        </w:rPr>
        <w:t>-Pur</w:t>
      </w:r>
      <w:r w:rsidR="002D757C" w:rsidRPr="00DE6A00">
        <w:rPr>
          <w:rFonts w:ascii="Times New Roman" w:hAnsi="Times New Roman" w:cs="Times New Roman" w:hint="eastAsia"/>
        </w:rPr>
        <w:t>pose</w:t>
      </w:r>
      <w:r w:rsidR="002D757C">
        <w:rPr>
          <w:rFonts w:ascii="宋体" w:hAnsi="宋体" w:hint="eastAsia"/>
        </w:rPr>
        <w:t>）、</w:t>
      </w:r>
      <w:r w:rsidR="00FB5BCC" w:rsidRPr="00AC1C48">
        <w:rPr>
          <w:rFonts w:ascii="宋体" w:hAnsi="宋体" w:hint="eastAsia"/>
        </w:rPr>
        <w:t>顶点为中心（</w:t>
      </w:r>
      <w:r w:rsidR="005B02D7" w:rsidRPr="00DE6A00">
        <w:rPr>
          <w:rFonts w:ascii="Times New Roman" w:hAnsi="Times New Roman" w:cs="Times New Roman" w:hint="eastAsia"/>
        </w:rPr>
        <w:t>Vertex</w:t>
      </w:r>
      <w:r w:rsidR="005B02D7" w:rsidRPr="00DE6A00">
        <w:rPr>
          <w:rFonts w:ascii="Times New Roman" w:hAnsi="Times New Roman" w:cs="Times New Roman"/>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hint="eastAsia"/>
        </w:rPr>
        <w:t>图为中心（</w:t>
      </w:r>
      <w:r w:rsidR="005B02D7" w:rsidRPr="00DE6A00">
        <w:rPr>
          <w:rFonts w:ascii="Times New Roman" w:hAnsi="Times New Roman" w:cs="Times New Roman"/>
        </w:rPr>
        <w:t>Graph-Centric</w:t>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021115">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w:t>
      </w:r>
      <w:r w:rsidR="00514D4C" w:rsidRPr="00DE6A00">
        <w:rPr>
          <w:rFonts w:ascii="Times New Roman" w:hAnsi="Times New Roman" w:cs="Times New Roman" w:hint="eastAsia"/>
        </w:rPr>
        <w:t>Vertex</w:t>
      </w:r>
      <w:r w:rsidR="00514D4C" w:rsidRPr="00DE6A00">
        <w:rPr>
          <w:rFonts w:ascii="Times New Roman" w:hAnsi="Times New Roman" w:cs="Times New Roman"/>
        </w:rPr>
        <w:t>-Centric</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VC</w:t>
      </w:r>
      <w:r w:rsidR="00A3011C">
        <w:rPr>
          <w:rFonts w:ascii="宋体" w:hAnsi="宋体"/>
        </w:rPr>
        <w:t>)</w:t>
      </w:r>
      <w:r w:rsidR="00585EA5">
        <w:rPr>
          <w:rFonts w:ascii="宋体" w:hAnsi="宋体" w:hint="eastAsia"/>
        </w:rPr>
        <w:t>及其扩展</w:t>
      </w:r>
      <w:r w:rsidR="00A27C8B" w:rsidRPr="00DE6A00">
        <w:rPr>
          <w:rFonts w:ascii="Times New Roman" w:hAnsi="Times New Roman" w:cs="Times New Roman"/>
        </w:rPr>
        <w:t>Gather-Apply-Scatter</w:t>
      </w:r>
      <w:r w:rsidR="00A3011C">
        <w:rPr>
          <w:rFonts w:ascii="宋体" w:hAnsi="宋体"/>
        </w:rPr>
        <w:t>(</w:t>
      </w:r>
      <w:r w:rsidR="00A3011C">
        <w:rPr>
          <w:rFonts w:ascii="宋体" w:hAnsi="宋体" w:hint="eastAsia"/>
        </w:rPr>
        <w:t>以下简称</w:t>
      </w:r>
      <w:r w:rsidR="00A3011C" w:rsidRPr="00DE6A00">
        <w:rPr>
          <w:rFonts w:ascii="Times New Roman" w:hAnsi="Times New Roman" w:cs="Times New Roman" w:hint="eastAsia"/>
        </w:rPr>
        <w:t>GAS</w:t>
      </w:r>
      <w:r w:rsidR="00A3011C">
        <w:rPr>
          <w:rFonts w:ascii="宋体" w:hAnsi="宋体"/>
        </w:rPr>
        <w:t>)</w:t>
      </w:r>
      <w:r w:rsidR="00585EA5">
        <w:rPr>
          <w:rFonts w:ascii="宋体" w:hAnsi="宋体" w:hint="eastAsia"/>
        </w:rPr>
        <w:t>。</w:t>
      </w:r>
    </w:p>
    <w:p w14:paraId="7815ACE1" w14:textId="0FBF61DD" w:rsidR="004B6449" w:rsidRDefault="00E93F0B" w:rsidP="00631028">
      <w:pPr>
        <w:ind w:firstLine="480"/>
        <w:rPr>
          <w:rFonts w:ascii="宋体" w:hAnsi="宋体"/>
        </w:rPr>
      </w:pPr>
      <w:r>
        <w:rPr>
          <w:rFonts w:hint="eastAsia"/>
        </w:rPr>
        <w:lastRenderedPageBreak/>
        <w:t>顶点为中心的编程模型</w:t>
      </w:r>
      <w:r w:rsidR="00710D63">
        <w:rPr>
          <w:rFonts w:ascii="宋体" w:hAnsi="宋体" w:hint="eastAsia"/>
        </w:rPr>
        <w:t>是以顶点为计算单位，采用用户自定义顶点的更新函数</w:t>
      </w:r>
      <w:r w:rsidR="00710D63" w:rsidRPr="00DE6A00">
        <w:rPr>
          <w:rFonts w:ascii="Times New Roman" w:hAnsi="Times New Roman" w:cs="Times New Roman" w:hint="eastAsia"/>
        </w:rPr>
        <w:t>Function</w:t>
      </w:r>
      <w:r w:rsidR="00710D63" w:rsidRPr="00DE6A00">
        <w:rPr>
          <w:rFonts w:ascii="Times New Roman" w:hAnsi="Times New Roman" w:cs="Times New Roman"/>
        </w:rPr>
        <w:t>(Vertex)</w:t>
      </w:r>
      <w:r w:rsidR="00710D63">
        <w:rPr>
          <w:rFonts w:ascii="宋体" w:hAnsi="宋体" w:hint="eastAsia"/>
        </w:rPr>
        <w:t>来改变顶点的状态，并且</w:t>
      </w:r>
      <w:r w:rsidR="003C3457">
        <w:rPr>
          <w:rFonts w:ascii="宋体" w:hAnsi="宋体" w:hint="eastAsia"/>
        </w:rPr>
        <w:t>根据一定条件有选择性</w:t>
      </w:r>
      <w:del w:id="68" w:author="Shen" w:date="2017-03-30T15:49:00Z">
        <w:r w:rsidR="003C3457" w:rsidDel="00BF1FC1">
          <w:rPr>
            <w:rFonts w:ascii="宋体" w:hAnsi="宋体" w:hint="eastAsia"/>
          </w:rPr>
          <w:delText>的</w:delText>
        </w:r>
      </w:del>
      <w:ins w:id="69" w:author="Shen" w:date="2017-03-30T15:49:00Z">
        <w:r w:rsidR="00BF1FC1">
          <w:rPr>
            <w:rFonts w:ascii="宋体" w:hAnsi="宋体" w:hint="eastAsia"/>
          </w:rPr>
          <w:t>地</w:t>
        </w:r>
      </w:ins>
      <w:r w:rsidR="00DA2D0B">
        <w:rPr>
          <w:rFonts w:ascii="宋体" w:hAnsi="宋体" w:hint="eastAsia"/>
        </w:rPr>
        <w:t>将这种变化传递</w:t>
      </w:r>
      <w:r w:rsidR="00820050">
        <w:rPr>
          <w:rFonts w:ascii="宋体" w:hAnsi="宋体" w:hint="eastAsia"/>
        </w:rPr>
        <w:t>给其它</w:t>
      </w:r>
      <w:r w:rsidR="00710D63">
        <w:rPr>
          <w:rFonts w:ascii="宋体" w:hAnsi="宋体" w:hint="eastAsia"/>
        </w:rPr>
        <w:t>顶点</w:t>
      </w:r>
      <w:r w:rsidR="00C97778">
        <w:rPr>
          <w:rFonts w:ascii="宋体" w:hAnsi="宋体" w:hint="eastAsia"/>
        </w:rPr>
        <w:t>。</w:t>
      </w:r>
      <w:r w:rsidR="000114CC">
        <w:rPr>
          <w:rFonts w:ascii="宋体" w:hAnsi="宋体" w:hint="eastAsia"/>
        </w:rPr>
        <w:t>顶点为中心的计算模型具有很强的表达能力，很多</w:t>
      </w:r>
      <w:r w:rsidR="00F708B7">
        <w:rPr>
          <w:rFonts w:ascii="宋体" w:hAnsi="宋体" w:hint="eastAsia"/>
        </w:rPr>
        <w:t>如</w:t>
      </w:r>
      <w:r w:rsidR="00F708B7" w:rsidRPr="00DE6A00">
        <w:rPr>
          <w:rFonts w:ascii="Times New Roman" w:hAnsi="Times New Roman" w:cs="Times New Roman" w:hint="eastAsia"/>
        </w:rPr>
        <w:t>SSSP</w:t>
      </w:r>
      <w:r w:rsidR="00F708B7">
        <w:rPr>
          <w:rFonts w:ascii="宋体" w:hAnsi="宋体" w:hint="eastAsia"/>
        </w:rPr>
        <w:t>和</w:t>
      </w:r>
      <w:r w:rsidR="00F708B7" w:rsidRPr="00DE6A00">
        <w:rPr>
          <w:rFonts w:ascii="Times New Roman" w:hAnsi="Times New Roman" w:cs="Times New Roman" w:hint="eastAsia"/>
        </w:rPr>
        <w:t>PR</w:t>
      </w:r>
      <w:r w:rsidR="009A7A0A">
        <w:rPr>
          <w:rFonts w:ascii="宋体" w:hAnsi="宋体" w:hint="eastAsia"/>
        </w:rPr>
        <w:t>等</w:t>
      </w:r>
      <w:r w:rsidR="000114CC">
        <w:rPr>
          <w:rFonts w:ascii="宋体" w:hAnsi="宋体" w:hint="eastAsia"/>
        </w:rPr>
        <w:t>图算法都可以用该模型来进行表示，</w:t>
      </w:r>
      <w:r w:rsidR="00BF512E">
        <w:rPr>
          <w:rFonts w:ascii="宋体" w:hAnsi="宋体" w:hint="eastAsia"/>
        </w:rPr>
        <w:t>它</w:t>
      </w:r>
      <w:r w:rsidR="000114CC">
        <w:rPr>
          <w:rFonts w:ascii="宋体" w:hAnsi="宋体" w:hint="eastAsia"/>
        </w:rPr>
        <w:t>也是图计算中最为常用的一种编程模型。</w:t>
      </w:r>
    </w:p>
    <w:p w14:paraId="40965256" w14:textId="2D7D2517" w:rsidR="004B6449" w:rsidRPr="00ED30CD" w:rsidRDefault="00FB0C89" w:rsidP="00ED30CD">
      <w:pPr>
        <w:ind w:firstLineChars="200" w:firstLine="480"/>
        <w:rPr>
          <w:rFonts w:ascii="宋体" w:hAnsi="宋体"/>
        </w:rPr>
      </w:pPr>
      <w:r w:rsidRPr="00DE6A00">
        <w:rPr>
          <w:rFonts w:ascii="Times New Roman" w:hAnsi="Times New Roman" w:cs="Times New Roman"/>
        </w:rPr>
        <w:t>GAS</w:t>
      </w:r>
      <w:r w:rsidR="00640998" w:rsidRPr="0088137D">
        <w:rPr>
          <w:rFonts w:ascii="宋体" w:hAnsi="宋体" w:hint="eastAsia"/>
        </w:rPr>
        <w:t>编程模型</w:t>
      </w:r>
      <w:r w:rsidR="00935563" w:rsidRPr="0088137D">
        <w:rPr>
          <w:rFonts w:ascii="宋体" w:hAnsi="宋体" w:hint="eastAsia"/>
        </w:rPr>
        <w:t>可以看成是</w:t>
      </w:r>
      <w:r>
        <w:rPr>
          <w:rFonts w:ascii="宋体" w:hAnsi="宋体"/>
        </w:rPr>
        <w:t>VC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820050">
        <w:rPr>
          <w:rFonts w:ascii="宋体" w:hAnsi="宋体" w:hint="eastAsia"/>
        </w:rPr>
        <w:t>它</w:t>
      </w:r>
      <w:r w:rsidR="00631384" w:rsidRPr="0088137D">
        <w:rPr>
          <w:rFonts w:ascii="宋体" w:hAnsi="宋体" w:hint="eastAsia"/>
        </w:rPr>
        <w:t>将原来的顶点更新函数</w:t>
      </w:r>
      <w:r w:rsidR="00631384" w:rsidRPr="00DE6A00">
        <w:rPr>
          <w:rFonts w:ascii="Times New Roman" w:hAnsi="Times New Roman" w:cs="Times New Roman" w:hint="eastAsia"/>
        </w:rPr>
        <w:t>Function</w:t>
      </w:r>
      <w:r w:rsidR="00631384" w:rsidRPr="00DE6A00">
        <w:rPr>
          <w:rFonts w:ascii="Times New Roman" w:hAnsi="Times New Roman" w:cs="Times New Roman"/>
        </w:rPr>
        <w:t>(Vertex)</w:t>
      </w:r>
      <w:r w:rsidR="00E176AC" w:rsidRPr="0088137D">
        <w:rPr>
          <w:rFonts w:ascii="宋体" w:hAnsi="宋体" w:hint="eastAsia"/>
        </w:rPr>
        <w:t>分解为三个阶段：信息收集阶段（</w:t>
      </w:r>
      <w:r w:rsidR="00E176AC" w:rsidRPr="00DE6A00">
        <w:rPr>
          <w:rFonts w:ascii="Times New Roman" w:hAnsi="Times New Roman" w:cs="Times New Roman" w:hint="eastAsia"/>
        </w:rPr>
        <w:t>Gather</w:t>
      </w:r>
      <w:r w:rsidR="00E176AC" w:rsidRPr="0088137D">
        <w:rPr>
          <w:rFonts w:ascii="宋体" w:hAnsi="宋体" w:hint="eastAsia"/>
        </w:rPr>
        <w:t>），信息处理阶段（</w:t>
      </w:r>
      <w:r w:rsidR="00E176AC" w:rsidRPr="00DE6A00">
        <w:rPr>
          <w:rFonts w:ascii="Times New Roman" w:hAnsi="Times New Roman" w:cs="Times New Roman" w:hint="eastAsia"/>
        </w:rPr>
        <w:t>Apply</w:t>
      </w:r>
      <w:r w:rsidR="00E176AC" w:rsidRPr="0088137D">
        <w:rPr>
          <w:rFonts w:ascii="宋体" w:hAnsi="宋体"/>
        </w:rPr>
        <w:t>）</w:t>
      </w:r>
      <w:r w:rsidR="00E176AC" w:rsidRPr="0088137D">
        <w:rPr>
          <w:rFonts w:ascii="宋体" w:hAnsi="宋体" w:hint="eastAsia"/>
        </w:rPr>
        <w:t>和信息分发阶段（</w:t>
      </w:r>
      <w:r w:rsidR="00E176AC" w:rsidRPr="00DE6A00">
        <w:rPr>
          <w:rFonts w:ascii="Times New Roman" w:hAnsi="Times New Roman" w:cs="Times New Roman" w:hint="eastAsia"/>
        </w:rPr>
        <w:t>Scatter</w:t>
      </w:r>
      <w:r w:rsidR="00E176AC" w:rsidRPr="0088137D">
        <w:rPr>
          <w:rFonts w:ascii="宋体" w:hAnsi="宋体" w:hint="eastAsia"/>
        </w:rPr>
        <w:t>）。</w:t>
      </w:r>
      <w:r w:rsidR="00ED30CD">
        <w:rPr>
          <w:rFonts w:ascii="宋体" w:hAnsi="宋体" w:hint="eastAsia"/>
        </w:rPr>
        <w:t>在</w:t>
      </w:r>
      <w:r w:rsidR="00ED30CD" w:rsidRPr="00DE6A00">
        <w:rPr>
          <w:rFonts w:ascii="Times New Roman" w:hAnsi="Times New Roman" w:cs="Times New Roman" w:hint="eastAsia"/>
        </w:rPr>
        <w:t>Gather</w:t>
      </w:r>
      <w:r w:rsidR="00820050">
        <w:rPr>
          <w:rFonts w:ascii="宋体" w:hAnsi="宋体" w:hint="eastAsia"/>
        </w:rPr>
        <w:t>阶段，顶点收集其它</w:t>
      </w:r>
      <w:r w:rsidR="001D07A6">
        <w:rPr>
          <w:rFonts w:ascii="宋体" w:hAnsi="宋体" w:hint="eastAsia"/>
        </w:rPr>
        <w:t>顶点（一般是邻接点或者副本顶点</w:t>
      </w:r>
      <w:r w:rsidR="00ED30CD">
        <w:rPr>
          <w:rFonts w:ascii="宋体" w:hAnsi="宋体" w:hint="eastAsia"/>
        </w:rPr>
        <w:t>）发送过来的信息</w:t>
      </w:r>
      <w:del w:id="70" w:author="Shen" w:date="2017-03-30T15:49:00Z">
        <w:r w:rsidR="00ED30CD" w:rsidDel="007D482F">
          <w:rPr>
            <w:rFonts w:ascii="宋体" w:hAnsi="宋体" w:hint="eastAsia"/>
          </w:rPr>
          <w:delText>，</w:delText>
        </w:r>
      </w:del>
      <w:ins w:id="71" w:author="Shen" w:date="2017-03-30T15:49:00Z">
        <w:r w:rsidR="007D482F">
          <w:rPr>
            <w:rFonts w:ascii="宋体" w:hAnsi="宋体" w:hint="eastAsia"/>
          </w:rPr>
          <w:t>；</w:t>
        </w:r>
      </w:ins>
      <w:r w:rsidR="00ED30CD">
        <w:rPr>
          <w:rFonts w:ascii="宋体" w:hAnsi="宋体" w:hint="eastAsia"/>
        </w:rPr>
        <w:t>在</w:t>
      </w:r>
      <w:r w:rsidR="00ED30CD" w:rsidRPr="00DE6A00">
        <w:rPr>
          <w:rFonts w:ascii="Times New Roman" w:hAnsi="Times New Roman" w:cs="Times New Roman" w:hint="eastAsia"/>
        </w:rPr>
        <w:t>Apply</w:t>
      </w:r>
      <w:r w:rsidR="00930CDD">
        <w:rPr>
          <w:rFonts w:ascii="宋体" w:hAnsi="宋体" w:hint="eastAsia"/>
        </w:rPr>
        <w:t>阶段，顶点</w:t>
      </w:r>
      <w:r w:rsidR="00ED30CD">
        <w:rPr>
          <w:rFonts w:ascii="宋体" w:hAnsi="宋体" w:hint="eastAsia"/>
        </w:rPr>
        <w:t>根据</w:t>
      </w:r>
      <w:r w:rsidR="00ED30CD" w:rsidRPr="00DE6A00">
        <w:rPr>
          <w:rFonts w:ascii="Times New Roman" w:hAnsi="Times New Roman" w:cs="Times New Roman" w:hint="eastAsia"/>
        </w:rPr>
        <w:t>Gather</w:t>
      </w:r>
      <w:r w:rsidR="003F17D7">
        <w:rPr>
          <w:rFonts w:ascii="宋体" w:hAnsi="宋体" w:hint="eastAsia"/>
        </w:rPr>
        <w:t>阶段收集的信息</w:t>
      </w:r>
      <w:r w:rsidR="00C34E23">
        <w:rPr>
          <w:rFonts w:ascii="宋体" w:hAnsi="宋体" w:hint="eastAsia"/>
        </w:rPr>
        <w:t>对顶点</w:t>
      </w:r>
      <w:r w:rsidR="008D6EA3">
        <w:rPr>
          <w:rFonts w:ascii="宋体" w:hAnsi="宋体" w:hint="eastAsia"/>
        </w:rPr>
        <w:t>的状态</w:t>
      </w:r>
      <w:r w:rsidR="000E0989">
        <w:rPr>
          <w:rFonts w:ascii="宋体" w:hAnsi="宋体" w:hint="eastAsia"/>
        </w:rPr>
        <w:t>进行更新</w:t>
      </w:r>
      <w:del w:id="72" w:author="Shen" w:date="2017-03-30T15:49:00Z">
        <w:r w:rsidR="008D6EA3" w:rsidDel="007D482F">
          <w:rPr>
            <w:rFonts w:ascii="宋体" w:hAnsi="宋体" w:hint="eastAsia"/>
          </w:rPr>
          <w:delText>，</w:delText>
        </w:r>
      </w:del>
      <w:ins w:id="73" w:author="Shen" w:date="2017-03-30T15:49:00Z">
        <w:r w:rsidR="007D482F">
          <w:rPr>
            <w:rFonts w:ascii="宋体" w:hAnsi="宋体" w:hint="eastAsia"/>
          </w:rPr>
          <w:t>；</w:t>
        </w:r>
      </w:ins>
      <w:r w:rsidR="008D6EA3">
        <w:rPr>
          <w:rFonts w:ascii="宋体" w:hAnsi="宋体" w:hint="eastAsia"/>
        </w:rPr>
        <w:t>在</w:t>
      </w:r>
      <w:r w:rsidR="008D6EA3" w:rsidRPr="00DE6A00">
        <w:rPr>
          <w:rFonts w:ascii="Times New Roman" w:hAnsi="Times New Roman" w:cs="Times New Roman" w:hint="eastAsia"/>
        </w:rPr>
        <w:t>Scatter</w:t>
      </w:r>
      <w:r w:rsidR="00B03B59">
        <w:rPr>
          <w:rFonts w:ascii="宋体" w:hAnsi="宋体" w:hint="eastAsia"/>
        </w:rPr>
        <w:t>阶段，顶点</w:t>
      </w:r>
      <w:r w:rsidR="0076209A">
        <w:rPr>
          <w:rFonts w:ascii="宋体" w:hAnsi="宋体" w:hint="eastAsia"/>
        </w:rPr>
        <w:t>会根据</w:t>
      </w:r>
      <w:r w:rsidR="0076209A" w:rsidRPr="00DE6A00">
        <w:rPr>
          <w:rFonts w:ascii="Times New Roman" w:hAnsi="Times New Roman" w:cs="Times New Roman" w:hint="eastAsia"/>
        </w:rPr>
        <w:t>Apply</w:t>
      </w:r>
      <w:r w:rsidR="0076209A">
        <w:rPr>
          <w:rFonts w:ascii="宋体" w:hAnsi="宋体" w:hint="eastAsia"/>
        </w:rPr>
        <w:t>阶段的更新情况，</w:t>
      </w:r>
      <w:r w:rsidR="00820050">
        <w:rPr>
          <w:rFonts w:ascii="宋体" w:hAnsi="宋体" w:hint="eastAsia"/>
        </w:rPr>
        <w:t>再将这种更新传给其它</w:t>
      </w:r>
      <w:r w:rsidR="00A22FE8">
        <w:rPr>
          <w:rFonts w:ascii="宋体" w:hAnsi="宋体" w:hint="eastAsia"/>
        </w:rPr>
        <w:t>顶点（邻接点或副本顶点）</w:t>
      </w:r>
      <w:r w:rsidR="0076209A">
        <w:rPr>
          <w:rFonts w:ascii="宋体" w:hAnsi="宋体" w:hint="eastAsia"/>
        </w:rPr>
        <w:t>。</w:t>
      </w:r>
      <w:r w:rsidR="005773A4">
        <w:rPr>
          <w:rFonts w:ascii="宋体" w:hAnsi="宋体" w:hint="eastAsia"/>
        </w:rPr>
        <w:t>这种细粒度的划分，使得</w:t>
      </w:r>
      <w:r w:rsidR="00E80D8A">
        <w:rPr>
          <w:rFonts w:ascii="宋体" w:hAnsi="宋体" w:hint="eastAsia"/>
        </w:rPr>
        <w:t>系统能够更大程度</w:t>
      </w:r>
      <w:commentRangeStart w:id="74"/>
      <w:del w:id="75" w:author="Shen" w:date="2017-03-30T15:50:00Z">
        <w:r w:rsidR="00E80D8A" w:rsidDel="00022DC9">
          <w:rPr>
            <w:rFonts w:ascii="宋体" w:hAnsi="宋体" w:hint="eastAsia"/>
          </w:rPr>
          <w:delText>的</w:delText>
        </w:r>
      </w:del>
      <w:ins w:id="76" w:author="Shen" w:date="2017-03-30T15:51:00Z">
        <w:r w:rsidR="00F21E67">
          <w:rPr>
            <w:rFonts w:ascii="宋体" w:hAnsi="宋体" w:hint="eastAsia"/>
          </w:rPr>
          <w:t>地</w:t>
        </w:r>
      </w:ins>
      <w:commentRangeEnd w:id="74"/>
      <w:ins w:id="77" w:author="Shen" w:date="2017-03-30T15:53:00Z">
        <w:r w:rsidR="00A67D24">
          <w:rPr>
            <w:rStyle w:val="a5"/>
          </w:rPr>
          <w:commentReference w:id="74"/>
        </w:r>
      </w:ins>
      <w:r w:rsidR="00E80D8A">
        <w:rPr>
          <w:rFonts w:ascii="宋体" w:hAnsi="宋体" w:hint="eastAsia"/>
        </w:rPr>
        <w:t>提高不同算子的并发度。</w:t>
      </w:r>
      <w:r w:rsidR="00603417">
        <w:rPr>
          <w:rFonts w:ascii="宋体" w:hAnsi="宋体" w:hint="eastAsia"/>
        </w:rPr>
        <w:t>在后文的</w:t>
      </w:r>
      <w:r w:rsidR="00433FC7" w:rsidRPr="00DE6A00">
        <w:rPr>
          <w:rFonts w:ascii="Times New Roman" w:hAnsi="Times New Roman" w:cs="Times New Roman" w:hint="eastAsia"/>
        </w:rPr>
        <w:t>Power</w:t>
      </w:r>
      <w:r w:rsidR="00433FC7" w:rsidRPr="00DE6A00">
        <w:rPr>
          <w:rFonts w:ascii="Times New Roman" w:hAnsi="Times New Roman" w:cs="Times New Roman"/>
        </w:rPr>
        <w:t>Graph</w:t>
      </w:r>
      <w:r w:rsidR="00433FC7">
        <w:rPr>
          <w:rFonts w:ascii="宋体" w:hAnsi="宋体" w:hint="eastAsia"/>
        </w:rPr>
        <w:t>系统中，我们会详细阐述该模型是如何工作的。</w:t>
      </w:r>
    </w:p>
    <w:p w14:paraId="37C8452F" w14:textId="7A291AA8" w:rsidR="000A58B2" w:rsidRDefault="000A58B2" w:rsidP="00DF3CCC">
      <w:pPr>
        <w:pStyle w:val="3"/>
        <w:numPr>
          <w:ilvl w:val="2"/>
          <w:numId w:val="35"/>
        </w:numPr>
      </w:pPr>
      <w:bookmarkStart w:id="78" w:name="_Toc478509260"/>
      <w:bookmarkStart w:id="79" w:name="_Toc478569345"/>
      <w:r>
        <w:rPr>
          <w:rFonts w:hint="eastAsia"/>
        </w:rPr>
        <w:t>计算</w:t>
      </w:r>
      <w:r w:rsidR="00E75991">
        <w:rPr>
          <w:rFonts w:hint="eastAsia"/>
        </w:rPr>
        <w:t>模型</w:t>
      </w:r>
      <w:bookmarkEnd w:id="78"/>
      <w:bookmarkEnd w:id="79"/>
    </w:p>
    <w:p w14:paraId="75687A8A" w14:textId="73528473"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是指图的底层执行引擎以何种执行方式来完成图计算</w:t>
      </w:r>
      <w:r w:rsidR="0083671E">
        <w:rPr>
          <w:rFonts w:ascii="宋体" w:hAnsi="宋体" w:hint="eastAsia"/>
        </w:rPr>
        <w:t>的</w:t>
      </w:r>
      <w:r w:rsidR="004362A4">
        <w:rPr>
          <w:rFonts w:ascii="宋体" w:hAnsi="宋体" w:hint="eastAsia"/>
        </w:rPr>
        <w:t>，</w:t>
      </w:r>
      <w:r w:rsidR="003276ED" w:rsidRPr="006C5AA6">
        <w:rPr>
          <w:rFonts w:ascii="宋体" w:hAnsi="宋体" w:hint="eastAsia"/>
        </w:rPr>
        <w:t>一般可以为同步计算和异步计算。</w:t>
      </w:r>
      <w:r w:rsidR="00E1520D" w:rsidRPr="006C5AA6">
        <w:rPr>
          <w:rFonts w:ascii="宋体" w:hAnsi="宋体" w:hint="eastAsia"/>
        </w:rPr>
        <w:t>我们知道图计算往往需要经过多轮的迭代计算，如果在本轮的迭代过程中，</w:t>
      </w:r>
      <w:r w:rsidR="003D46B7">
        <w:rPr>
          <w:rFonts w:ascii="宋体" w:hAnsi="宋体" w:hint="eastAsia"/>
        </w:rPr>
        <w:t>顶点</w:t>
      </w:r>
      <w:r w:rsidR="003C2532" w:rsidRPr="006C5AA6">
        <w:rPr>
          <w:rFonts w:ascii="宋体" w:hAnsi="宋体" w:hint="eastAsia"/>
        </w:rPr>
        <w:t>的变化能</w:t>
      </w:r>
      <w:r w:rsidR="00B07AA1">
        <w:rPr>
          <w:rFonts w:ascii="宋体" w:hAnsi="宋体" w:hint="eastAsia"/>
        </w:rPr>
        <w:t>够立即被其它</w:t>
      </w:r>
      <w:r w:rsidR="003D46B7">
        <w:rPr>
          <w:rFonts w:ascii="宋体" w:hAnsi="宋体" w:hint="eastAsia"/>
        </w:rPr>
        <w:t>顶点</w:t>
      </w:r>
      <w:r w:rsidR="003C2532">
        <w:rPr>
          <w:rFonts w:ascii="宋体" w:hAnsi="宋体" w:hint="eastAsia"/>
        </w:rPr>
        <w:t>看到并使用，则称这种计算模式为异步计算</w:t>
      </w:r>
      <w:r w:rsidR="008B2DCE">
        <w:rPr>
          <w:rFonts w:ascii="宋体" w:hAnsi="宋体" w:hint="eastAsia"/>
        </w:rPr>
        <w:t>模型，相反如果所有顶点</w:t>
      </w:r>
      <w:r w:rsidR="00E1520D">
        <w:rPr>
          <w:rFonts w:ascii="宋体" w:hAnsi="宋体" w:hint="eastAsia"/>
        </w:rPr>
        <w:t>的变化只有在下一轮</w:t>
      </w:r>
      <w:r w:rsidR="008842E1">
        <w:rPr>
          <w:rFonts w:ascii="宋体" w:hAnsi="宋体" w:hint="eastAsia"/>
        </w:rPr>
        <w:t>的迭代过程中才能被其它</w:t>
      </w:r>
      <w:r w:rsidR="001E4631">
        <w:rPr>
          <w:rFonts w:ascii="宋体" w:hAnsi="宋体" w:hint="eastAsia"/>
        </w:rPr>
        <w:t>顶点</w:t>
      </w:r>
      <w:r w:rsidR="000B3A61">
        <w:rPr>
          <w:rFonts w:ascii="宋体" w:hAnsi="宋体" w:hint="eastAsia"/>
        </w:rPr>
        <w:t>看见和使用，则称这种计算模式为同步计算</w:t>
      </w:r>
      <w:r w:rsidR="00E1520D">
        <w:rPr>
          <w:rFonts w:ascii="宋体" w:hAnsi="宋体" w:hint="eastAsia"/>
        </w:rPr>
        <w:t>模型。</w:t>
      </w:r>
      <w:r w:rsidR="00DE7468" w:rsidRPr="006C5AA6">
        <w:rPr>
          <w:rFonts w:ascii="宋体" w:hAnsi="宋体"/>
        </w:rPr>
        <w:fldChar w:fldCharType="begin"/>
      </w:r>
      <w:r w:rsidR="00DE7468" w:rsidRPr="006C5AA6">
        <w:rPr>
          <w:rFonts w:ascii="宋体" w:hAnsi="宋体"/>
        </w:rPr>
        <w:instrText xml:space="preserve"> </w:instrText>
      </w:r>
      <w:r w:rsidR="00DE7468" w:rsidRPr="006C5AA6">
        <w:rPr>
          <w:rFonts w:ascii="宋体" w:hAnsi="宋体" w:hint="eastAsia"/>
        </w:rPr>
        <w:instrText>REF _Ref478259551 \r \h</w:instrText>
      </w:r>
      <w:r w:rsidR="00DE7468" w:rsidRPr="006C5AA6">
        <w:rPr>
          <w:rFonts w:ascii="宋体" w:hAnsi="宋体"/>
        </w:rPr>
        <w:instrText xml:space="preserve"> </w:instrText>
      </w:r>
      <w:r w:rsidR="00DE7468">
        <w:rPr>
          <w:rFonts w:ascii="宋体" w:hAnsi="宋体"/>
        </w:rPr>
        <w:instrText xml:space="preserve"> \* MERGEFORMAT </w:instrText>
      </w:r>
      <w:r w:rsidR="00DE7468" w:rsidRPr="006C5AA6">
        <w:rPr>
          <w:rFonts w:ascii="宋体" w:hAnsi="宋体"/>
        </w:rPr>
      </w:r>
      <w:r w:rsidR="00DE7468" w:rsidRPr="006C5AA6">
        <w:rPr>
          <w:rFonts w:ascii="宋体" w:hAnsi="宋体"/>
        </w:rPr>
        <w:fldChar w:fldCharType="separate"/>
      </w:r>
      <w:r w:rsidR="00021115">
        <w:rPr>
          <w:rFonts w:ascii="宋体" w:hAnsi="宋体"/>
        </w:rPr>
        <w:t>[25]</w:t>
      </w:r>
      <w:r w:rsidR="00DE7468" w:rsidRPr="006C5AA6">
        <w:rPr>
          <w:rFonts w:ascii="宋体" w:hAnsi="宋体"/>
        </w:rPr>
        <w:fldChar w:fldCharType="end"/>
      </w:r>
    </w:p>
    <w:p w14:paraId="04804A51" w14:textId="4248F546"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w:t>
      </w:r>
      <w:commentRangeStart w:id="80"/>
      <w:r w:rsidR="00AF4649">
        <w:rPr>
          <w:rFonts w:ascii="宋体" w:hAnsi="宋体" w:hint="eastAsia"/>
        </w:rPr>
        <w:t>同步点之间的称为</w:t>
      </w:r>
      <w:r w:rsidR="00A85EC7">
        <w:rPr>
          <w:rFonts w:ascii="宋体" w:hAnsi="宋体" w:hint="eastAsia"/>
        </w:rPr>
        <w:t>一个迭代阶段</w:t>
      </w:r>
      <w:commentRangeEnd w:id="80"/>
      <w:r w:rsidR="00423AB9">
        <w:rPr>
          <w:rStyle w:val="a5"/>
        </w:rPr>
        <w:commentReference w:id="80"/>
      </w:r>
      <w:r w:rsidR="00A85EC7">
        <w:rPr>
          <w:rFonts w:ascii="宋体" w:hAnsi="宋体" w:hint="eastAsia"/>
        </w:rPr>
        <w:t>，</w:t>
      </w:r>
      <w:r w:rsidR="008B5B81">
        <w:rPr>
          <w:rFonts w:ascii="宋体" w:hAnsi="宋体" w:hint="eastAsia"/>
        </w:rPr>
        <w:t>在每个迭代阶段内部</w:t>
      </w:r>
      <w:r w:rsidR="004C339D">
        <w:rPr>
          <w:rFonts w:ascii="宋体" w:hAnsi="宋体" w:hint="eastAsia"/>
        </w:rPr>
        <w:t>，各个</w:t>
      </w:r>
      <w:r w:rsidR="002C3B17">
        <w:rPr>
          <w:rFonts w:ascii="宋体" w:hAnsi="宋体" w:hint="eastAsia"/>
        </w:rPr>
        <w:t>线程</w:t>
      </w:r>
      <w:r w:rsidR="00E91CC9">
        <w:rPr>
          <w:rFonts w:ascii="宋体" w:hAnsi="宋体" w:hint="eastAsia"/>
        </w:rPr>
        <w:t>之间可以独立</w:t>
      </w:r>
      <w:del w:id="81" w:author="Shen" w:date="2017-03-30T15:53:00Z">
        <w:r w:rsidR="008B5B81" w:rsidDel="005710FA">
          <w:rPr>
            <w:rFonts w:ascii="宋体" w:hAnsi="宋体" w:hint="eastAsia"/>
          </w:rPr>
          <w:delText>的</w:delText>
        </w:r>
      </w:del>
      <w:ins w:id="82" w:author="Shen" w:date="2017-03-30T15:53:00Z">
        <w:r w:rsidR="005710FA">
          <w:rPr>
            <w:rFonts w:ascii="宋体" w:hAnsi="宋体" w:hint="eastAsia"/>
          </w:rPr>
          <w:t>地</w:t>
        </w:r>
      </w:ins>
      <w:r w:rsidR="008B5B81">
        <w:rPr>
          <w:rFonts w:ascii="宋体" w:hAnsi="宋体" w:hint="eastAsia"/>
        </w:rPr>
        <w:t>执行计算，在每个同步点上</w:t>
      </w:r>
      <w:r w:rsidR="002020CA">
        <w:rPr>
          <w:rFonts w:ascii="宋体" w:hAnsi="宋体" w:hint="eastAsia"/>
        </w:rPr>
        <w:t>，各个</w:t>
      </w:r>
      <w:r w:rsidR="0042553F">
        <w:rPr>
          <w:rFonts w:ascii="宋体" w:hAnsi="宋体" w:hint="eastAsia"/>
        </w:rPr>
        <w:t>线程</w:t>
      </w:r>
      <w:r w:rsidR="00CB67C4">
        <w:rPr>
          <w:rFonts w:ascii="宋体" w:hAnsi="宋体" w:hint="eastAsia"/>
        </w:rPr>
        <w:t>之间交换彼此计算结果信息</w:t>
      </w:r>
      <w:r w:rsidR="004061DC">
        <w:rPr>
          <w:rFonts w:ascii="宋体" w:hAnsi="宋体" w:hint="eastAsia"/>
        </w:rPr>
        <w:t>，在</w:t>
      </w:r>
      <w:r w:rsidR="00CB67C4">
        <w:rPr>
          <w:rFonts w:ascii="宋体" w:hAnsi="宋体" w:hint="eastAsia"/>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56F74D22" w:rsidR="00292A4F" w:rsidRDefault="00034C88" w:rsidP="00034C88">
      <w:pPr>
        <w:pStyle w:val="ad"/>
        <w:jc w:val="center"/>
      </w:pPr>
      <w:r>
        <w:t>图</w:t>
      </w:r>
      <w:r>
        <w:t xml:space="preserve"> </w:t>
      </w:r>
      <w:r w:rsidR="008105DA">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5</w:t>
      </w:r>
      <w:r w:rsidR="00A85874">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sidRPr="00DE6A00">
        <w:rPr>
          <w:rFonts w:ascii="Times New Roman" w:hAnsi="Times New Roman" w:cs="Times New Roman" w:hint="eastAsia"/>
        </w:rPr>
        <w:t>BSP</w:t>
      </w:r>
      <w:r>
        <w:rPr>
          <w:rFonts w:ascii="宋体" w:hAnsi="宋体" w:hint="eastAsia"/>
        </w:rPr>
        <w:t>模型和</w:t>
      </w:r>
      <w:r w:rsidRPr="00DE6A00">
        <w:rPr>
          <w:rFonts w:ascii="Times New Roman" w:hAnsi="Times New Roman" w:cs="Times New Roman" w:hint="eastAsia"/>
        </w:rPr>
        <w:t>Map</w:t>
      </w:r>
      <w:r w:rsidRPr="00DE6A00">
        <w:rPr>
          <w:rFonts w:ascii="Times New Roman" w:hAnsi="Times New Roman" w:cs="Times New Roman"/>
        </w:rPr>
        <w:t>Reduce</w:t>
      </w:r>
      <w:r>
        <w:rPr>
          <w:rFonts w:ascii="宋体" w:hAnsi="宋体" w:hint="eastAsia"/>
        </w:rPr>
        <w:t>模型都是典型的同步计算模型。由于图计算往往是迭代计算，而</w:t>
      </w:r>
      <w:r w:rsidRPr="00DE6A00">
        <w:rPr>
          <w:rFonts w:ascii="Times New Roman" w:hAnsi="Times New Roman" w:cs="Times New Roman" w:hint="eastAsia"/>
        </w:rPr>
        <w:t>MapRe</w:t>
      </w:r>
      <w:r w:rsidRPr="00DE6A00">
        <w:rPr>
          <w:rFonts w:ascii="Times New Roman" w:hAnsi="Times New Roman" w:cs="Times New Roman"/>
        </w:rPr>
        <w:t>duce</w:t>
      </w:r>
      <w:r>
        <w:rPr>
          <w:rFonts w:ascii="宋体" w:hAnsi="宋体" w:hint="eastAsia"/>
        </w:rPr>
        <w:t>模型繁琐的读写磁盘操作会拖慢整个计算速度，因此</w:t>
      </w:r>
      <w:r>
        <w:rPr>
          <w:rFonts w:ascii="宋体" w:hAnsi="宋体" w:hint="eastAsia"/>
        </w:rPr>
        <w:lastRenderedPageBreak/>
        <w:t>针对图计算领域，更多的是使用</w:t>
      </w:r>
      <w:r w:rsidRPr="00DE6A00">
        <w:rPr>
          <w:rFonts w:ascii="Times New Roman" w:hAnsi="Times New Roman" w:cs="Times New Roman" w:hint="eastAsia"/>
        </w:rPr>
        <w:t>BSP</w:t>
      </w:r>
      <w:r>
        <w:rPr>
          <w:rFonts w:ascii="宋体" w:hAnsi="宋体" w:hint="eastAsia"/>
        </w:rPr>
        <w:t>模型作为底层的执行引擎。</w:t>
      </w:r>
      <w:r w:rsidR="007C0402">
        <w:rPr>
          <w:rFonts w:ascii="宋体" w:hAnsi="宋体" w:hint="eastAsia"/>
        </w:rPr>
        <w:t>在2.3节我们会详细阐述</w:t>
      </w:r>
      <w:r w:rsidR="007C0402" w:rsidRPr="00DE6A00">
        <w:rPr>
          <w:rFonts w:ascii="Times New Roman" w:hAnsi="Times New Roman" w:cs="Times New Roman" w:hint="eastAsia"/>
        </w:rPr>
        <w:t>BSP</w:t>
      </w:r>
      <w:r w:rsidR="007C0402">
        <w:rPr>
          <w:rFonts w:ascii="宋体" w:hAnsi="宋体" w:hint="eastAsia"/>
        </w:rPr>
        <w:t>模型在图计算领域中的运用。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commentRangeStart w:id="83"/>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commentRangeEnd w:id="83"/>
      <w:r w:rsidR="009623EB">
        <w:rPr>
          <w:rStyle w:val="a5"/>
        </w:rPr>
        <w:commentReference w:id="83"/>
      </w:r>
    </w:p>
    <w:p w14:paraId="4FF2E6C3" w14:textId="5132F175" w:rsidR="00CA7317" w:rsidRPr="001631A3" w:rsidRDefault="00CA7317" w:rsidP="00CA7317">
      <w:pPr>
        <w:pStyle w:val="ad"/>
        <w:jc w:val="center"/>
        <w:rPr>
          <w:rFonts w:ascii="宋体" w:hAnsi="宋体"/>
        </w:rPr>
      </w:pPr>
      <w:r>
        <w:t>图</w:t>
      </w:r>
      <w:r>
        <w:t xml:space="preserve"> </w:t>
      </w:r>
      <w:r w:rsidR="00A5386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6</w:t>
      </w:r>
      <w:r w:rsidR="00A8587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84" w:name="_Toc478509261"/>
      <w:bookmarkStart w:id="85" w:name="_Toc478569346"/>
      <w:r>
        <w:rPr>
          <w:rFonts w:hint="eastAsia"/>
        </w:rPr>
        <w:t>常见</w:t>
      </w:r>
      <w:r w:rsidR="00B41FCE">
        <w:rPr>
          <w:rFonts w:hint="eastAsia"/>
        </w:rPr>
        <w:t>图计算系统</w:t>
      </w:r>
      <w:bookmarkEnd w:id="84"/>
      <w:bookmarkEnd w:id="85"/>
    </w:p>
    <w:p w14:paraId="1CDE331F" w14:textId="21FDE744"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DE6A00">
        <w:rPr>
          <w:rFonts w:ascii="Times New Roman" w:hAnsi="Times New Roman" w:cs="Times New Roman" w:hint="eastAsia"/>
        </w:rPr>
        <w:t>Pregel</w:t>
      </w:r>
      <w:r w:rsidR="009C336B" w:rsidRPr="009C336B">
        <w:rPr>
          <w:rFonts w:ascii="宋体" w:hAnsi="宋体" w:hint="eastAsia"/>
          <w:szCs w:val="24"/>
        </w:rPr>
        <w:t>，</w:t>
      </w:r>
      <w:r w:rsidR="009C336B" w:rsidRPr="00DE6A00">
        <w:rPr>
          <w:rFonts w:ascii="Times New Roman" w:hAnsi="Times New Roman" w:cs="Times New Roman" w:hint="eastAsia"/>
        </w:rPr>
        <w:t>Spark</w:t>
      </w:r>
      <w:r w:rsidR="009C336B" w:rsidRPr="009C336B">
        <w:rPr>
          <w:rFonts w:ascii="宋体" w:hAnsi="宋体"/>
          <w:szCs w:val="24"/>
        </w:rPr>
        <w:t xml:space="preserve"> </w:t>
      </w:r>
      <w:r w:rsidR="009C336B" w:rsidRPr="00DE6A00">
        <w:rPr>
          <w:rFonts w:ascii="Times New Roman" w:hAnsi="Times New Roman" w:cs="Times New Roman"/>
        </w:rPr>
        <w:t>GraphX</w:t>
      </w:r>
      <w:r w:rsidR="009C336B" w:rsidRPr="009C336B">
        <w:rPr>
          <w:rFonts w:ascii="宋体" w:hAnsi="宋体" w:hint="eastAsia"/>
          <w:szCs w:val="24"/>
        </w:rPr>
        <w:t>，</w:t>
      </w:r>
      <w:r w:rsidR="009C336B" w:rsidRPr="00DE6A00">
        <w:rPr>
          <w:rFonts w:ascii="Times New Roman" w:hAnsi="Times New Roman" w:cs="Times New Roman" w:hint="eastAsia"/>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021115">
        <w:rPr>
          <w:rFonts w:ascii="宋体" w:hAnsi="宋体"/>
          <w:szCs w:val="24"/>
        </w:rPr>
        <w:t>[26]</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很多成熟的图计算框架和系统，</w:t>
      </w:r>
      <w:r w:rsidR="002E3C75" w:rsidRPr="009C336B">
        <w:rPr>
          <w:rFonts w:ascii="宋体" w:hAnsi="宋体" w:hint="eastAsia"/>
          <w:szCs w:val="24"/>
        </w:rPr>
        <w:t>本文按照</w:t>
      </w:r>
      <w:r w:rsidR="00B96790">
        <w:rPr>
          <w:rFonts w:ascii="宋体" w:hAnsi="宋体" w:hint="eastAsia"/>
          <w:szCs w:val="24"/>
        </w:rPr>
        <w:t>所处理图数据的不同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能够及时反馈中间计算结果，适合在线图计算情景。</w:t>
      </w:r>
    </w:p>
    <w:p w14:paraId="5A7C4A42" w14:textId="469FA15C" w:rsidR="007228B5" w:rsidRPr="007228B5" w:rsidRDefault="007228B5" w:rsidP="00DF3CCC">
      <w:pPr>
        <w:pStyle w:val="3"/>
        <w:numPr>
          <w:ilvl w:val="2"/>
          <w:numId w:val="35"/>
        </w:numPr>
      </w:pPr>
      <w:bookmarkStart w:id="86" w:name="_Toc471218719"/>
      <w:bookmarkStart w:id="87" w:name="_Toc478509262"/>
      <w:bookmarkStart w:id="88" w:name="_Toc478569347"/>
      <w:r w:rsidRPr="007228B5">
        <w:rPr>
          <w:rFonts w:hint="eastAsia"/>
        </w:rPr>
        <w:t>批处理图</w:t>
      </w:r>
      <w:bookmarkEnd w:id="86"/>
      <w:r w:rsidR="003B68EF">
        <w:rPr>
          <w:rFonts w:hint="eastAsia"/>
        </w:rPr>
        <w:t>计算</w:t>
      </w:r>
      <w:bookmarkEnd w:id="87"/>
      <w:bookmarkEnd w:id="88"/>
    </w:p>
    <w:p w14:paraId="6D399CF7" w14:textId="067B8344"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DE6A00">
        <w:rPr>
          <w:rFonts w:ascii="Times New Roman" w:hAnsi="Times New Roman" w:cs="Times New Roman" w:hint="eastAsia"/>
        </w:rPr>
        <w:t>Map</w:t>
      </w:r>
      <w:r w:rsidR="003D18E9" w:rsidRPr="00DE6A00">
        <w:rPr>
          <w:rFonts w:ascii="Times New Roman" w:hAnsi="Times New Roman" w:cs="Times New Roman"/>
        </w:rPr>
        <w:t>Reduce</w:t>
      </w:r>
      <w:r w:rsidRPr="00F41376">
        <w:rPr>
          <w:rFonts w:ascii="宋体" w:hAnsi="宋体" w:hint="eastAsia"/>
        </w:rPr>
        <w:t>模型更倾向于处理彼此独立的任务，因此其开源实现的</w:t>
      </w:r>
      <w:r w:rsidRPr="00DE6A00">
        <w:rPr>
          <w:rFonts w:ascii="Times New Roman" w:hAnsi="Times New Roman" w:cs="Times New Roman" w:hint="eastAsia"/>
        </w:rPr>
        <w:t>Hadoop</w:t>
      </w:r>
      <w:r w:rsidRPr="00F41376">
        <w:rPr>
          <w:rFonts w:ascii="宋体" w:hAnsi="宋体" w:hint="eastAsia"/>
        </w:rPr>
        <w:t>为代表的面向数据并行（</w:t>
      </w:r>
      <w:r w:rsidRPr="00DE6A00">
        <w:rPr>
          <w:rFonts w:ascii="Times New Roman" w:hAnsi="Times New Roman" w:cs="Times New Roman" w:hint="eastAsia"/>
        </w:rPr>
        <w:t>Data</w:t>
      </w:r>
      <w:r w:rsidRPr="00DE6A00">
        <w:rPr>
          <w:rFonts w:ascii="Times New Roman" w:hAnsi="Times New Roman" w:cs="Times New Roman"/>
        </w:rPr>
        <w:t>-Parallel</w:t>
      </w:r>
      <w:r w:rsidR="003D6313">
        <w:rPr>
          <w:rFonts w:ascii="宋体" w:hAnsi="宋体" w:hint="eastAsia"/>
        </w:rPr>
        <w:t>）的计算模型难以对图计算提供高效的支持。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021115">
        <w:rPr>
          <w:rFonts w:ascii="宋体" w:hAnsi="宋体"/>
        </w:rPr>
        <w:t>[27]</w:t>
      </w:r>
      <w:r w:rsidR="003D6313">
        <w:rPr>
          <w:rFonts w:ascii="宋体" w:hAnsi="宋体"/>
        </w:rPr>
        <w:fldChar w:fldCharType="end"/>
      </w:r>
    </w:p>
    <w:p w14:paraId="3A471809" w14:textId="503E241F" w:rsidR="00E76915" w:rsidRPr="001127D8" w:rsidRDefault="007228B5" w:rsidP="001127D8">
      <w:pPr>
        <w:ind w:firstLineChars="200" w:firstLine="480"/>
      </w:pPr>
      <w:r w:rsidRPr="00F41376">
        <w:rPr>
          <w:rFonts w:ascii="宋体" w:hAnsi="宋体" w:hint="eastAsia"/>
        </w:rPr>
        <w:t>为了解决海量图计算问题，</w:t>
      </w:r>
      <w:r w:rsidRPr="00DE6A00">
        <w:rPr>
          <w:rFonts w:ascii="Times New Roman" w:hAnsi="Times New Roman" w:cs="Times New Roman" w:hint="eastAsia"/>
        </w:rPr>
        <w:t>Google</w:t>
      </w:r>
      <w:r w:rsidRPr="00F41376">
        <w:rPr>
          <w:rFonts w:ascii="宋体" w:hAnsi="宋体"/>
        </w:rPr>
        <w:t>公司提出了基于</w:t>
      </w:r>
      <w:r w:rsidRPr="00DE6A00">
        <w:rPr>
          <w:rFonts w:ascii="Times New Roman" w:hAnsi="Times New Roman" w:cs="Times New Roman"/>
        </w:rPr>
        <w:t>BSP(Bulk Synchronous Parallel)</w:t>
      </w:r>
      <w:r w:rsidRPr="00F41376">
        <w:rPr>
          <w:rFonts w:ascii="宋体" w:hAnsi="宋体"/>
        </w:rPr>
        <w:t>思想的大规模分布式图计算平台</w:t>
      </w:r>
      <w:r w:rsidRPr="00DE6A00">
        <w:rPr>
          <w:rFonts w:ascii="Times New Roman" w:hAnsi="Times New Roman" w:cs="Times New Roman"/>
        </w:rPr>
        <w:t>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DE6A00">
        <w:rPr>
          <w:rFonts w:ascii="Times New Roman" w:hAnsi="Times New Roman" w:cs="Times New Roman"/>
        </w:rPr>
        <w:t>Pregel</w:t>
      </w:r>
      <w:r w:rsidRPr="00F41376">
        <w:rPr>
          <w:rFonts w:ascii="宋体" w:hAnsi="宋体"/>
        </w:rPr>
        <w:t>使用了</w:t>
      </w:r>
      <w:r w:rsidR="001F38EB" w:rsidRPr="00407E04">
        <w:rPr>
          <w:rFonts w:ascii="Times New Roman" w:hAnsi="Times New Roman" w:cs="Times New Roman"/>
          <w:rPrChange w:id="89" w:author="Shen" w:date="2017-03-30T16:17:00Z">
            <w:rPr>
              <w:rFonts w:ascii="宋体" w:hAnsi="宋体"/>
            </w:rPr>
          </w:rPrChange>
        </w:rPr>
        <w:t>VC</w:t>
      </w:r>
      <w:r w:rsidR="00662783">
        <w:rPr>
          <w:rFonts w:ascii="宋体" w:hAnsi="宋体"/>
        </w:rPr>
        <w:t>编程模型和同步计算模型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w:t>
      </w:r>
      <w:r w:rsidRPr="00DE6A00">
        <w:rPr>
          <w:rFonts w:ascii="Times New Roman" w:hAnsi="Times New Roman" w:cs="Times New Roman" w:hint="eastAsia"/>
        </w:rPr>
        <w:t>super</w:t>
      </w:r>
      <w:r w:rsidRPr="00DE6A00">
        <w:rPr>
          <w:rFonts w:ascii="Times New Roman" w:hAnsi="Times New Roman" w:cs="Times New Roman"/>
        </w:rPr>
        <w:t>step</w:t>
      </w:r>
      <w:r w:rsidRPr="00F41376">
        <w:rPr>
          <w:rFonts w:ascii="宋体" w:hAnsi="宋体" w:hint="eastAsia"/>
        </w:rPr>
        <w:t>），</w:t>
      </w:r>
      <w:r w:rsidR="00FE28E1">
        <w:rPr>
          <w:rFonts w:ascii="宋体" w:hAnsi="宋体" w:hint="eastAsia"/>
        </w:rPr>
        <w:t>在每个超步中，活跃的顶</w:t>
      </w:r>
      <w:r w:rsidR="001127D8" w:rsidRPr="007228B5">
        <w:rPr>
          <w:rFonts w:ascii="宋体" w:hAnsi="宋体" w:hint="eastAsia"/>
        </w:rPr>
        <w:t>点(</w:t>
      </w:r>
      <w:r w:rsidR="001127D8" w:rsidRPr="00DE6A00">
        <w:rPr>
          <w:rFonts w:ascii="Times New Roman" w:hAnsi="Times New Roman" w:cs="Times New Roman" w:hint="eastAsia"/>
        </w:rPr>
        <w:t>active</w:t>
      </w:r>
      <w:r w:rsidR="001127D8" w:rsidRPr="00DE6A00">
        <w:rPr>
          <w:rFonts w:ascii="Times New Roman" w:hAnsi="Times New Roman" w:cs="Times New Roman"/>
        </w:rPr>
        <w:t xml:space="preserve"> vertex</w:t>
      </w:r>
      <w:r w:rsidR="001127D8" w:rsidRPr="007228B5">
        <w:rPr>
          <w:rFonts w:ascii="宋体" w:hAnsi="宋体" w:hint="eastAsia"/>
        </w:rPr>
        <w:t>)接</w:t>
      </w:r>
      <w:r w:rsidR="008E2DC6">
        <w:rPr>
          <w:rFonts w:ascii="宋体" w:hAnsi="宋体" w:hint="eastAsia"/>
        </w:rPr>
        <w:t>收上个超步中其它</w:t>
      </w:r>
      <w:r w:rsidR="001776DE">
        <w:rPr>
          <w:rFonts w:ascii="宋体" w:hAnsi="宋体" w:hint="eastAsia"/>
        </w:rPr>
        <w:t>顶点</w:t>
      </w:r>
      <w:r w:rsidR="00C93F16">
        <w:rPr>
          <w:rFonts w:ascii="宋体" w:hAnsi="宋体" w:hint="eastAsia"/>
        </w:rPr>
        <w:t>发送过来的消息，并执行用户自定义的计算函数来</w:t>
      </w:r>
      <w:r w:rsidR="008E2DC6">
        <w:rPr>
          <w:rFonts w:ascii="宋体" w:hAnsi="宋体" w:hint="eastAsia"/>
        </w:rPr>
        <w:t>改变自己的状态，同时将更新的状态再发送给其它</w:t>
      </w:r>
      <w:r w:rsidR="00C911AD">
        <w:rPr>
          <w:rFonts w:ascii="宋体" w:hAnsi="宋体" w:hint="eastAsia"/>
        </w:rPr>
        <w:t>顶</w:t>
      </w:r>
      <w:r w:rsidR="008E2DC6">
        <w:rPr>
          <w:rFonts w:ascii="宋体" w:hAnsi="宋体" w:hint="eastAsia"/>
        </w:rPr>
        <w:t>点，这些消息会在下个超步中被其它</w:t>
      </w:r>
      <w:r w:rsidR="001A6507">
        <w:rPr>
          <w:rFonts w:ascii="宋体" w:hAnsi="宋体" w:hint="eastAsia"/>
        </w:rPr>
        <w:t>顶</w:t>
      </w:r>
      <w:r w:rsidR="001127D8" w:rsidRPr="007228B5">
        <w:rPr>
          <w:rFonts w:ascii="宋体" w:hAnsi="宋体" w:hint="eastAsia"/>
        </w:rPr>
        <w:t>点接收并处理，然后该</w:t>
      </w:r>
      <w:r w:rsidR="00D1224F">
        <w:rPr>
          <w:rFonts w:ascii="宋体" w:hAnsi="宋体" w:hint="eastAsia"/>
        </w:rPr>
        <w:t>顶</w:t>
      </w:r>
      <w:r w:rsidR="001127D8" w:rsidRPr="007228B5">
        <w:rPr>
          <w:rFonts w:ascii="宋体" w:hAnsi="宋体" w:hint="eastAsia"/>
        </w:rPr>
        <w:t>点进入不活跃状态（</w:t>
      </w:r>
      <w:r w:rsidR="001127D8" w:rsidRPr="00DE6A00">
        <w:rPr>
          <w:rFonts w:ascii="Times New Roman" w:hAnsi="Times New Roman" w:cs="Times New Roman" w:hint="eastAsia"/>
        </w:rPr>
        <w:t>inactive</w:t>
      </w:r>
      <w:r w:rsidR="001127D8" w:rsidRPr="007228B5">
        <w:rPr>
          <w:rFonts w:ascii="宋体" w:hAnsi="宋体"/>
        </w:rPr>
        <w:t xml:space="preserve"> </w:t>
      </w:r>
      <w:r w:rsidR="001127D8" w:rsidRPr="00DE6A00">
        <w:rPr>
          <w:rFonts w:ascii="Times New Roman" w:hAnsi="Times New Roman" w:cs="Times New Roman"/>
        </w:rPr>
        <w:lastRenderedPageBreak/>
        <w:t>vertex</w:t>
      </w:r>
      <w:r w:rsidR="001127D8" w:rsidRPr="007228B5">
        <w:rPr>
          <w:rFonts w:ascii="宋体" w:hAnsi="宋体" w:hint="eastAsia"/>
        </w:rPr>
        <w:t>）。不活跃的</w:t>
      </w:r>
      <w:r w:rsidR="004B7982">
        <w:rPr>
          <w:rFonts w:ascii="宋体" w:hAnsi="宋体" w:hint="eastAsia"/>
        </w:rPr>
        <w:t>顶</w:t>
      </w:r>
      <w:r w:rsidR="00ED1C8C">
        <w:rPr>
          <w:rFonts w:ascii="宋体" w:hAnsi="宋体" w:hint="eastAsia"/>
        </w:rPr>
        <w:t>点在下个超步中接收到其</w:t>
      </w:r>
      <w:r w:rsidR="00261E95">
        <w:rPr>
          <w:rFonts w:ascii="宋体" w:hAnsi="宋体" w:hint="eastAsia"/>
        </w:rPr>
        <w:t>它</w:t>
      </w:r>
      <w:r w:rsidR="00ED1C8C">
        <w:rPr>
          <w:rFonts w:ascii="宋体" w:hAnsi="宋体" w:hint="eastAsia"/>
        </w:rPr>
        <w:t>顶</w:t>
      </w:r>
      <w:r w:rsidR="00797BF8">
        <w:rPr>
          <w:rFonts w:ascii="宋体" w:hAnsi="宋体" w:hint="eastAsia"/>
        </w:rPr>
        <w:t>点的消息会变得活跃，反之如果没有接收其</w:t>
      </w:r>
      <w:r w:rsidR="00261E95">
        <w:rPr>
          <w:rFonts w:ascii="宋体" w:hAnsi="宋体" w:hint="eastAsia"/>
        </w:rPr>
        <w:t>它</w:t>
      </w:r>
      <w:r w:rsidR="00797BF8">
        <w:rPr>
          <w:rFonts w:ascii="宋体" w:hAnsi="宋体" w:hint="eastAsia"/>
        </w:rPr>
        <w:t>顶</w:t>
      </w:r>
      <w:r w:rsidR="008E186F">
        <w:rPr>
          <w:rFonts w:ascii="宋体" w:hAnsi="宋体" w:hint="eastAsia"/>
        </w:rPr>
        <w:t>点的消息，将继续保持不活跃的状态，也不会向其</w:t>
      </w:r>
      <w:r w:rsidR="00261E95">
        <w:rPr>
          <w:rFonts w:ascii="宋体" w:hAnsi="宋体" w:hint="eastAsia"/>
        </w:rPr>
        <w:t>它</w:t>
      </w:r>
      <w:r w:rsidR="008E186F">
        <w:rPr>
          <w:rFonts w:ascii="宋体" w:hAnsi="宋体" w:hint="eastAsia"/>
        </w:rPr>
        <w:t>顶</w:t>
      </w:r>
      <w:r w:rsidR="001127D8" w:rsidRPr="007228B5">
        <w:rPr>
          <w:rFonts w:ascii="宋体" w:hAnsi="宋体" w:hint="eastAsia"/>
        </w:rPr>
        <w:t>点发送消息。</w:t>
      </w:r>
      <w:r w:rsidR="00A043C8" w:rsidRPr="00F41376">
        <w:rPr>
          <w:rFonts w:ascii="宋体" w:hAnsi="宋体" w:hint="eastAsia"/>
        </w:rPr>
        <w:t>超步内</w:t>
      </w:r>
      <w:r w:rsidR="0045526C">
        <w:rPr>
          <w:rFonts w:ascii="宋体" w:hAnsi="宋体" w:hint="eastAsia"/>
        </w:rPr>
        <w:t>各个顶</w:t>
      </w:r>
      <w:r w:rsidRPr="00F41376">
        <w:rPr>
          <w:rFonts w:ascii="宋体" w:hAnsi="宋体" w:hint="eastAsia"/>
        </w:rPr>
        <w:t>点可以并行处理，而超步之间</w:t>
      </w:r>
      <w:r w:rsidR="007E2026">
        <w:rPr>
          <w:rFonts w:ascii="宋体" w:hAnsi="宋体" w:hint="eastAsia"/>
        </w:rPr>
        <w:t>会对消息进行同步，通过这样以超步为单位的方式迭代运行，直至所有顶</w:t>
      </w:r>
      <w:r w:rsidRPr="00F41376">
        <w:rPr>
          <w:rFonts w:ascii="宋体" w:hAnsi="宋体" w:hint="eastAsia"/>
        </w:rPr>
        <w:t>点都变得不活跃或没有新的消息产生。用户只</w:t>
      </w:r>
      <w:r w:rsidR="0040354A">
        <w:rPr>
          <w:rFonts w:ascii="宋体" w:hAnsi="宋体" w:hint="eastAsia"/>
        </w:rPr>
        <w:t>需要自己定义超步内顶</w:t>
      </w:r>
      <w:r w:rsidRPr="00F41376">
        <w:rPr>
          <w:rFonts w:ascii="宋体" w:hAnsi="宋体" w:hint="eastAsia"/>
        </w:rPr>
        <w:t>点的计算逻辑，即可实现计算功能。</w:t>
      </w:r>
      <w:r w:rsidR="003823D5" w:rsidRPr="00F41376">
        <w:rPr>
          <w:rFonts w:ascii="宋体" w:hAnsi="宋体" w:hint="eastAsia"/>
        </w:rPr>
        <w:t>继</w:t>
      </w:r>
      <w:r w:rsidR="003823D5" w:rsidRPr="00DE6A00">
        <w:rPr>
          <w:rFonts w:ascii="Times New Roman" w:hAnsi="Times New Roman" w:cs="Times New Roman" w:hint="eastAsia"/>
        </w:rPr>
        <w:t>Pregel</w:t>
      </w:r>
      <w:r w:rsidR="003823D5" w:rsidRPr="00F41376">
        <w:rPr>
          <w:rFonts w:ascii="宋体" w:hAnsi="宋体" w:hint="eastAsia"/>
        </w:rPr>
        <w:t>之后，一大批以</w:t>
      </w:r>
      <w:r w:rsidR="003823D5" w:rsidRPr="00DE6A00">
        <w:rPr>
          <w:rFonts w:ascii="Times New Roman" w:hAnsi="Times New Roman" w:cs="Times New Roman" w:hint="eastAsia"/>
        </w:rPr>
        <w:t>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w:t>
      </w:r>
      <w:r w:rsidR="00F541D7" w:rsidRPr="00DE6A00">
        <w:rPr>
          <w:rFonts w:ascii="Times New Roman" w:hAnsi="Times New Roman" w:cs="Times New Roman" w:hint="eastAsia"/>
        </w:rPr>
        <w:t>Spark</w:t>
      </w:r>
      <w:r w:rsidR="00F541D7" w:rsidRPr="00DE6A00">
        <w:rPr>
          <w:rFonts w:ascii="Times New Roman" w:hAnsi="Times New Roman" w:cs="Times New Roman"/>
        </w:rPr>
        <w:t xml:space="preserve"> GraphX</w:t>
      </w:r>
      <w:r w:rsidR="00F541D7" w:rsidRPr="00F41376">
        <w:rPr>
          <w:rFonts w:ascii="宋体" w:hAnsi="宋体" w:hint="eastAsia"/>
        </w:rPr>
        <w:t>，</w:t>
      </w:r>
      <w:r w:rsidR="00F541D7" w:rsidRPr="00DE6A00">
        <w:rPr>
          <w:rFonts w:ascii="Times New Roman" w:hAnsi="Times New Roman" w:cs="Times New Roman" w:hint="eastAsia"/>
        </w:rPr>
        <w:t>Flink</w:t>
      </w:r>
      <w:r w:rsidR="00F541D7" w:rsidRPr="00F41376">
        <w:rPr>
          <w:rFonts w:ascii="宋体" w:hAnsi="宋体"/>
        </w:rPr>
        <w:t xml:space="preserve"> </w:t>
      </w:r>
      <w:r w:rsidR="00F541D7" w:rsidRPr="00DE6A00">
        <w:rPr>
          <w:rFonts w:ascii="Times New Roman" w:hAnsi="Times New Roman" w:cs="Times New Roman"/>
        </w:rPr>
        <w:t>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021115">
        <w:rPr>
          <w:rFonts w:ascii="宋体" w:hAnsi="宋体"/>
        </w:rPr>
        <w:t>[28]</w:t>
      </w:r>
      <w:r w:rsidR="00462E3F">
        <w:rPr>
          <w:rFonts w:ascii="宋体" w:hAnsi="宋体"/>
        </w:rPr>
        <w:fldChar w:fldCharType="end"/>
      </w:r>
      <w:r w:rsidR="00F541D7" w:rsidRPr="00F41376">
        <w:rPr>
          <w:rFonts w:ascii="宋体" w:hAnsi="宋体" w:hint="eastAsia"/>
        </w:rPr>
        <w:t>，</w:t>
      </w:r>
      <w:bookmarkStart w:id="90" w:name="OLE_LINK1"/>
      <w:r w:rsidR="00F541D7" w:rsidRPr="00DE6A00">
        <w:rPr>
          <w:rFonts w:ascii="Times New Roman" w:hAnsi="Times New Roman" w:cs="Times New Roman"/>
        </w:rPr>
        <w:t>Giraph</w:t>
      </w:r>
      <w:bookmarkEnd w:id="90"/>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021115">
        <w:rPr>
          <w:rFonts w:ascii="宋体" w:hAnsi="宋体"/>
        </w:rPr>
        <w:t>[29]</w:t>
      </w:r>
      <w:r w:rsidR="00462E3F">
        <w:rPr>
          <w:rFonts w:ascii="宋体" w:hAnsi="宋体"/>
        </w:rPr>
        <w:fldChar w:fldCharType="end"/>
      </w:r>
      <w:r w:rsidR="00F541D7" w:rsidRPr="00F41376">
        <w:rPr>
          <w:rFonts w:ascii="宋体" w:hAnsi="宋体" w:hint="eastAsia"/>
        </w:rPr>
        <w:t>，</w:t>
      </w:r>
      <w:r w:rsidR="00F541D7" w:rsidRPr="00DE6A00">
        <w:rPr>
          <w:rFonts w:ascii="Times New Roman" w:hAnsi="Times New Roman" w:cs="Times New Roman"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021115">
        <w:rPr>
          <w:rFonts w:ascii="宋体" w:hAnsi="宋体"/>
        </w:rPr>
        <w:t>[30]</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w:t>
      </w:r>
      <w:r w:rsidR="00261E95">
        <w:rPr>
          <w:rFonts w:ascii="宋体" w:hAnsi="宋体" w:hint="eastAsia"/>
        </w:rPr>
        <w:t>它</w:t>
      </w:r>
      <w:r w:rsidR="002A7FB1" w:rsidRPr="00F41376">
        <w:rPr>
          <w:rFonts w:ascii="宋体" w:hAnsi="宋体" w:hint="eastAsia"/>
        </w:rPr>
        <w:t>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w:t>
      </w:r>
      <w:r w:rsidR="003D15A7" w:rsidRPr="00407E04">
        <w:rPr>
          <w:rFonts w:ascii="Times New Roman" w:hAnsi="Times New Roman" w:cs="Times New Roman"/>
          <w:rPrChange w:id="91" w:author="Shen" w:date="2017-03-30T16:18:00Z">
            <w:rPr>
              <w:rFonts w:ascii="宋体" w:hAnsi="宋体"/>
            </w:rPr>
          </w:rPrChange>
        </w:rPr>
        <w:t>VC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面向静态图数据的图处理系统</w:t>
      </w:r>
      <w:r w:rsidR="005E5926" w:rsidRPr="00F41376">
        <w:rPr>
          <w:rFonts w:ascii="宋体" w:hAnsi="宋体" w:hint="eastAsia"/>
        </w:rPr>
        <w:t>。</w:t>
      </w:r>
      <w:r w:rsidR="00D81642" w:rsidRPr="00407E04">
        <w:rPr>
          <w:rFonts w:ascii="Times New Roman" w:hAnsi="Times New Roman" w:cs="Times New Roman"/>
          <w:rPrChange w:id="92" w:author="Shen" w:date="2017-03-30T16:18:00Z">
            <w:rPr>
              <w:rFonts w:ascii="宋体" w:hAnsi="宋体" w:hint="eastAsia"/>
            </w:rPr>
          </w:rPrChange>
        </w:rPr>
        <w:t>BSP</w:t>
      </w:r>
      <w:r w:rsidR="00D81642">
        <w:rPr>
          <w:rFonts w:ascii="宋体" w:hAnsi="宋体" w:hint="eastAsia"/>
        </w:rPr>
        <w:t>模型的迭代计算过程如图2-</w:t>
      </w:r>
      <w:r w:rsidR="00D81642">
        <w:rPr>
          <w:rFonts w:ascii="宋体" w:hAnsi="宋体"/>
        </w:rPr>
        <w:t>7</w:t>
      </w:r>
      <w:r w:rsidR="00D81642">
        <w:rPr>
          <w:rFonts w:ascii="宋体" w:hAnsi="宋体" w:hint="eastAsia"/>
        </w:rPr>
        <w:t>所示。</w:t>
      </w:r>
    </w:p>
    <w:p w14:paraId="0163A153" w14:textId="77777777" w:rsidR="00AF2F23" w:rsidRDefault="00AF2F23" w:rsidP="00AF2F23">
      <w:pPr>
        <w:pStyle w:val="ad"/>
        <w:jc w:val="center"/>
      </w:pPr>
      <w:commentRangeStart w:id="93"/>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93"/>
      <w:r w:rsidR="00407E04">
        <w:rPr>
          <w:rStyle w:val="a5"/>
          <w:rFonts w:asciiTheme="minorHAnsi" w:eastAsia="宋体" w:hAnsiTheme="minorHAnsi" w:cstheme="minorBidi"/>
        </w:rPr>
        <w:commentReference w:id="93"/>
      </w:r>
    </w:p>
    <w:p w14:paraId="122A71FD" w14:textId="683A233D" w:rsidR="00AF2F23" w:rsidRPr="00AF2F23" w:rsidRDefault="00AF2F23" w:rsidP="00AF2F23">
      <w:pPr>
        <w:pStyle w:val="ad"/>
        <w:jc w:val="center"/>
      </w:pPr>
      <w:r>
        <w:rPr>
          <w:rFonts w:hint="eastAsia"/>
        </w:rPr>
        <w:t>图</w:t>
      </w:r>
      <w:r>
        <w:rPr>
          <w:rFonts w:hint="eastAsia"/>
        </w:rPr>
        <w:t xml:space="preserve"> </w:t>
      </w:r>
      <w:r w:rsidR="00914082">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7</w:t>
      </w:r>
      <w:r w:rsidR="00A85874">
        <w:fldChar w:fldCharType="end"/>
      </w:r>
      <w:r>
        <w:t xml:space="preserve">  </w:t>
      </w:r>
      <w:r>
        <w:rPr>
          <w:rFonts w:hint="eastAsia"/>
        </w:rPr>
        <w:t>BSP</w:t>
      </w:r>
      <w:r>
        <w:t>模型</w:t>
      </w:r>
      <w:r w:rsidR="008C25E7">
        <w:rPr>
          <w:rFonts w:hint="eastAsia"/>
        </w:rPr>
        <w:t>迭代计算过程</w:t>
      </w:r>
    </w:p>
    <w:p w14:paraId="161AAE65" w14:textId="32C9DEFF" w:rsidR="00FF5138" w:rsidRDefault="00F74D01" w:rsidP="00E76915">
      <w:pPr>
        <w:ind w:firstLine="420"/>
        <w:rPr>
          <w:rFonts w:ascii="宋体" w:hAnsi="宋体"/>
        </w:rPr>
      </w:pPr>
      <w:r>
        <w:rPr>
          <w:rFonts w:ascii="宋体" w:hAnsi="宋体" w:hint="eastAsia"/>
        </w:rPr>
        <w:t>鉴于现有的</w:t>
      </w:r>
      <w:r w:rsidRPr="00DE6A00">
        <w:rPr>
          <w:rFonts w:ascii="Times New Roman" w:hAnsi="Times New Roman" w:cs="Times New Roman" w:hint="eastAsia"/>
        </w:rPr>
        <w:t>BSP</w:t>
      </w:r>
      <w:r>
        <w:rPr>
          <w:rFonts w:ascii="宋体" w:hAnsi="宋体" w:hint="eastAsia"/>
        </w:rPr>
        <w:t>模型</w:t>
      </w:r>
      <w:r w:rsidR="00F84B6A">
        <w:rPr>
          <w:rFonts w:ascii="宋体" w:hAnsi="宋体" w:hint="eastAsia"/>
        </w:rPr>
        <w:t>存在通信开销大、</w:t>
      </w:r>
      <w:r w:rsidR="00752FAC">
        <w:rPr>
          <w:rFonts w:ascii="宋体" w:hAnsi="宋体" w:hint="eastAsia"/>
        </w:rPr>
        <w:t>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w:t>
      </w:r>
      <w:r w:rsidR="00752FAC" w:rsidRPr="00DE6A00">
        <w:rPr>
          <w:rFonts w:ascii="Times New Roman" w:hAnsi="Times New Roman" w:cs="Times New Roman" w:hint="eastAsia"/>
        </w:rPr>
        <w:t>Graph</w:t>
      </w:r>
      <w:r w:rsidR="00752FAC" w:rsidRPr="00DE6A00">
        <w:rPr>
          <w:rFonts w:ascii="Times New Roman" w:hAnsi="Times New Roman" w:cs="Times New Roman"/>
        </w:rPr>
        <w:t>Lab</w:t>
      </w:r>
      <w:r w:rsidR="00752FAC">
        <w:rPr>
          <w:rFonts w:ascii="宋体" w:hAnsi="宋体" w:hint="eastAsia"/>
        </w:rPr>
        <w:t>系统。</w:t>
      </w:r>
      <w:r w:rsidR="00A77824" w:rsidRPr="00DE6A00">
        <w:rPr>
          <w:rFonts w:ascii="Times New Roman" w:hAnsi="Times New Roman" w:cs="Times New Roman" w:hint="eastAsia"/>
        </w:rPr>
        <w:t>G</w:t>
      </w:r>
      <w:r w:rsidR="00A77824" w:rsidRPr="00DE6A00">
        <w:rPr>
          <w:rFonts w:ascii="Times New Roman" w:hAnsi="Times New Roman" w:cs="Times New Roman"/>
        </w:rPr>
        <w:t>raphLab</w:t>
      </w:r>
      <w:r w:rsidR="00A77824">
        <w:rPr>
          <w:rFonts w:ascii="宋体" w:hAnsi="宋体" w:hint="eastAsia"/>
        </w:rPr>
        <w:t>采用分布式共享内存进行顶点通信，以最小化集群计算节点之间的通信量和计算节点上的计算和存储均衡为原则，对图数据进行切分</w:t>
      </w:r>
      <w:r w:rsidR="00D61072">
        <w:rPr>
          <w:rFonts w:ascii="宋体" w:hAnsi="宋体" w:hint="eastAsia"/>
        </w:rPr>
        <w:t>，</w:t>
      </w:r>
      <w:r w:rsidR="002D3859">
        <w:rPr>
          <w:rFonts w:ascii="宋体" w:hAnsi="宋体" w:hint="eastAsia"/>
        </w:rPr>
        <w:t>同时</w:t>
      </w:r>
      <w:r w:rsidR="00D61072">
        <w:rPr>
          <w:rFonts w:ascii="宋体" w:hAnsi="宋体" w:hint="eastAsia"/>
        </w:rPr>
        <w:t>对</w:t>
      </w:r>
      <w:r w:rsidR="009E0C62" w:rsidRPr="00DE6A00">
        <w:rPr>
          <w:rFonts w:ascii="Times New Roman" w:hAnsi="Times New Roman" w:cs="Times New Roman"/>
        </w:rPr>
        <w:t>VC</w:t>
      </w:r>
      <w:r w:rsidR="00D61072">
        <w:rPr>
          <w:rFonts w:ascii="宋体" w:hAnsi="宋体" w:hint="eastAsia"/>
        </w:rPr>
        <w:t>编程模型进行扩展，将计算过程抽象为</w:t>
      </w:r>
      <w:r w:rsidR="00D61072" w:rsidRPr="00DE6A00">
        <w:rPr>
          <w:rFonts w:ascii="Times New Roman" w:hAnsi="Times New Roman" w:cs="Times New Roman" w:hint="eastAsia"/>
        </w:rPr>
        <w:t>Gather</w:t>
      </w:r>
      <w:r w:rsidR="00D61072" w:rsidRPr="00DE6A00">
        <w:rPr>
          <w:rFonts w:ascii="Times New Roman" w:hAnsi="Times New Roman" w:cs="Times New Roman"/>
        </w:rPr>
        <w:t>/Apply</w:t>
      </w:r>
      <w:r w:rsidR="00D61072" w:rsidRPr="00DE6A00">
        <w:rPr>
          <w:rFonts w:ascii="Times New Roman" w:hAnsi="Times New Roman" w:cs="Times New Roman" w:hint="eastAsia"/>
        </w:rPr>
        <w:t>/Scatter</w:t>
      </w:r>
      <w:r w:rsidR="00D61072">
        <w:rPr>
          <w:rFonts w:ascii="宋体" w:hAnsi="宋体" w:hint="eastAsia"/>
        </w:rPr>
        <w:t>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021115">
        <w:rPr>
          <w:rFonts w:ascii="宋体" w:hAnsi="宋体"/>
        </w:rPr>
        <w:t>[26]</w:t>
      </w:r>
      <w:r w:rsidR="004B7EAD">
        <w:rPr>
          <w:rFonts w:ascii="宋体" w:hAnsi="宋体"/>
        </w:rPr>
        <w:fldChar w:fldCharType="end"/>
      </w:r>
      <w:r w:rsidR="000F43EF">
        <w:rPr>
          <w:rFonts w:ascii="宋体" w:hAnsi="宋体" w:hint="eastAsia"/>
        </w:rPr>
        <w:t>。</w:t>
      </w:r>
    </w:p>
    <w:p w14:paraId="65FE5989" w14:textId="3B7B350A" w:rsidR="007228B5" w:rsidRDefault="00FC6C33" w:rsidP="00E76915">
      <w:pPr>
        <w:ind w:firstLine="420"/>
        <w:rPr>
          <w:rFonts w:ascii="宋体" w:hAnsi="宋体"/>
        </w:rPr>
      </w:pPr>
      <w:r>
        <w:rPr>
          <w:rFonts w:ascii="宋体" w:hAnsi="宋体" w:hint="eastAsia"/>
        </w:rPr>
        <w:t>考虑到现实世界中的自然图一般符合</w:t>
      </w:r>
      <w:r w:rsidRPr="00DE6A00">
        <w:rPr>
          <w:rFonts w:ascii="Times New Roman" w:hAnsi="Times New Roman" w:cs="Times New Roman" w:hint="eastAsia"/>
        </w:rPr>
        <w:t>Power</w:t>
      </w:r>
      <w:r w:rsidR="0074085C" w:rsidRPr="00DE6A00">
        <w:rPr>
          <w:rFonts w:ascii="Times New Roman" w:hAnsi="Times New Roman" w:cs="Times New Roman"/>
        </w:rPr>
        <w:t xml:space="preserve"> La</w:t>
      </w:r>
      <w:r w:rsidRPr="00DE6A00">
        <w:rPr>
          <w:rFonts w:ascii="Times New Roman" w:hAnsi="Times New Roman" w:cs="Times New Roman"/>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w:t>
      </w:r>
      <w:r w:rsidR="00983F3F" w:rsidRPr="00DE6A00">
        <w:rPr>
          <w:rFonts w:ascii="Times New Roman" w:hAnsi="Times New Roman" w:cs="Times New Roman" w:hint="eastAsia"/>
        </w:rPr>
        <w:t>Graph</w:t>
      </w:r>
      <w:r w:rsidR="00983F3F" w:rsidRPr="00DE6A00">
        <w:rPr>
          <w:rFonts w:ascii="Times New Roman" w:hAnsi="Times New Roman" w:cs="Times New Roman"/>
        </w:rPr>
        <w:t>Lab</w:t>
      </w:r>
      <w:r w:rsidR="00983F3F">
        <w:rPr>
          <w:rFonts w:ascii="宋体" w:hAnsi="宋体" w:hint="eastAsia"/>
        </w:rPr>
        <w:t>系统的基础上开发了</w:t>
      </w:r>
      <w:r w:rsidR="00983F3F" w:rsidRPr="00DE6A00">
        <w:rPr>
          <w:rFonts w:ascii="Times New Roman" w:hAnsi="Times New Roman" w:cs="Times New Roman" w:hint="eastAsia"/>
        </w:rPr>
        <w:t>Power</w:t>
      </w:r>
      <w:r w:rsidR="00983F3F" w:rsidRPr="00DE6A00">
        <w:rPr>
          <w:rFonts w:ascii="Times New Roman" w:hAnsi="Times New Roman" w:cs="Times New Roman"/>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021115">
        <w:rPr>
          <w:rFonts w:ascii="宋体" w:hAnsi="宋体"/>
        </w:rPr>
        <w:t>[31]</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w:t>
      </w:r>
      <w:r w:rsidR="00540693" w:rsidRPr="00DE6A00">
        <w:rPr>
          <w:rFonts w:ascii="Times New Roman" w:hAnsi="Times New Roman" w:cs="Times New Roman" w:hint="eastAsia"/>
        </w:rPr>
        <w:t>GAS</w:t>
      </w:r>
      <w:r w:rsidR="00540693">
        <w:rPr>
          <w:rFonts w:ascii="宋体" w:hAnsi="宋体" w:hint="eastAsia"/>
        </w:rPr>
        <w:t>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w:t>
      </w:r>
      <w:r w:rsidR="00977687" w:rsidRPr="00DE6A00">
        <w:rPr>
          <w:rFonts w:ascii="Times New Roman" w:hAnsi="Times New Roman" w:cs="Times New Roman" w:hint="eastAsia"/>
        </w:rPr>
        <w:t>Power</w:t>
      </w:r>
      <w:r w:rsidR="00977687" w:rsidRPr="00DE6A00">
        <w:rPr>
          <w:rFonts w:ascii="Times New Roman" w:hAnsi="Times New Roman" w:cs="Times New Roman"/>
        </w:rPr>
        <w:t>Graph</w:t>
      </w:r>
      <w:r w:rsidR="00977687">
        <w:rPr>
          <w:rFonts w:ascii="宋体" w:hAnsi="宋体" w:hint="eastAsia"/>
        </w:rPr>
        <w:t>采用的是点切割</w:t>
      </w:r>
      <w:r w:rsidR="0091503C">
        <w:rPr>
          <w:rFonts w:ascii="宋体" w:hAnsi="宋体" w:hint="eastAsia"/>
        </w:rPr>
        <w:t>，所以一个</w:t>
      </w:r>
      <w:r w:rsidR="00A67145">
        <w:rPr>
          <w:rFonts w:ascii="宋体" w:hAnsi="宋体" w:hint="eastAsia"/>
        </w:rPr>
        <w:t>顶点</w:t>
      </w:r>
      <w:r w:rsidR="003C391A">
        <w:rPr>
          <w:rFonts w:ascii="宋体" w:hAnsi="宋体" w:hint="eastAsia"/>
        </w:rPr>
        <w:t>可能在多台机器上都有副本,</w:t>
      </w:r>
      <w:r w:rsidR="0091503C" w:rsidRPr="00DE6A00">
        <w:rPr>
          <w:rFonts w:ascii="Times New Roman" w:hAnsi="Times New Roman" w:cs="Times New Roman" w:hint="eastAsia"/>
        </w:rPr>
        <w:t>PowerGraph</w:t>
      </w:r>
      <w:r w:rsidR="00734515">
        <w:rPr>
          <w:rFonts w:ascii="宋体" w:hAnsi="宋体" w:hint="eastAsia"/>
        </w:rPr>
        <w:t>会指定其中一台机器上的顶点</w:t>
      </w:r>
      <w:r w:rsidR="007B28DB">
        <w:rPr>
          <w:rFonts w:ascii="宋体" w:hAnsi="宋体" w:hint="eastAsia"/>
        </w:rPr>
        <w:t>为主</w:t>
      </w:r>
      <w:r w:rsidR="008E7661">
        <w:rPr>
          <w:rFonts w:ascii="宋体" w:hAnsi="宋体" w:hint="eastAsia"/>
        </w:rPr>
        <w:t>顶点，其</w:t>
      </w:r>
      <w:r w:rsidR="00261E95">
        <w:rPr>
          <w:rFonts w:ascii="宋体" w:hAnsi="宋体" w:hint="eastAsia"/>
        </w:rPr>
        <w:t>它</w:t>
      </w:r>
      <w:r w:rsidR="008E7661">
        <w:rPr>
          <w:rFonts w:ascii="宋体" w:hAnsi="宋体" w:hint="eastAsia"/>
        </w:rPr>
        <w:t>机器上的顶点</w:t>
      </w:r>
      <w:r w:rsidR="00162B60">
        <w:rPr>
          <w:rFonts w:ascii="宋体" w:hAnsi="宋体" w:hint="eastAsia"/>
        </w:rPr>
        <w:t>为镜像</w:t>
      </w:r>
      <w:r w:rsidR="008E7661">
        <w:rPr>
          <w:rFonts w:ascii="宋体" w:hAnsi="宋体" w:hint="eastAsia"/>
        </w:rPr>
        <w:t>顶点</w:t>
      </w:r>
      <w:r w:rsidR="007B28DB">
        <w:rPr>
          <w:rFonts w:ascii="宋体" w:hAnsi="宋体" w:hint="eastAsia"/>
        </w:rPr>
        <w:t>，在</w:t>
      </w:r>
      <w:r w:rsidR="007B28DB" w:rsidRPr="00DE6A00">
        <w:rPr>
          <w:rFonts w:ascii="Times New Roman" w:hAnsi="Times New Roman" w:cs="Times New Roman" w:hint="eastAsia"/>
        </w:rPr>
        <w:t>Gather</w:t>
      </w:r>
      <w:r w:rsidR="007B28DB">
        <w:rPr>
          <w:rFonts w:ascii="宋体" w:hAnsi="宋体" w:hint="eastAsia"/>
        </w:rPr>
        <w:t>阶段</w:t>
      </w:r>
      <w:r w:rsidR="00B710ED">
        <w:rPr>
          <w:rFonts w:ascii="宋体" w:hAnsi="宋体" w:hint="eastAsia"/>
        </w:rPr>
        <w:t>，各个镜像</w:t>
      </w:r>
      <w:r w:rsidR="00B16516">
        <w:rPr>
          <w:rFonts w:ascii="宋体" w:hAnsi="宋体" w:hint="eastAsia"/>
        </w:rPr>
        <w:t>顶点</w:t>
      </w:r>
      <w:r w:rsidR="00606569">
        <w:rPr>
          <w:rFonts w:ascii="宋体" w:hAnsi="宋体" w:hint="eastAsia"/>
        </w:rPr>
        <w:t>将</w:t>
      </w:r>
      <w:r w:rsidR="009F34DE">
        <w:rPr>
          <w:rFonts w:ascii="宋体" w:hAnsi="宋体" w:hint="eastAsia"/>
        </w:rPr>
        <w:t>自身累积的信息发送给主顶点</w:t>
      </w:r>
      <w:r w:rsidR="00F55344">
        <w:rPr>
          <w:rFonts w:ascii="宋体" w:hAnsi="宋体" w:hint="eastAsia"/>
        </w:rPr>
        <w:t>，</w:t>
      </w:r>
      <w:r w:rsidR="00075828">
        <w:rPr>
          <w:rFonts w:ascii="宋体" w:hAnsi="宋体" w:hint="eastAsia"/>
        </w:rPr>
        <w:t>主顶点</w:t>
      </w:r>
      <w:r w:rsidR="00ED6F2A" w:rsidRPr="00DE6A00">
        <w:rPr>
          <w:rFonts w:ascii="Times New Roman" w:hAnsi="Times New Roman" w:cs="Times New Roman" w:hint="eastAsia"/>
        </w:rPr>
        <w:t>A</w:t>
      </w:r>
      <w:r w:rsidR="00ED6F2A" w:rsidRPr="00DE6A00">
        <w:rPr>
          <w:rFonts w:ascii="Times New Roman" w:hAnsi="Times New Roman" w:cs="Times New Roman"/>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w:t>
      </w:r>
      <w:r w:rsidR="00261E95">
        <w:rPr>
          <w:rFonts w:ascii="宋体" w:hAnsi="宋体" w:hint="eastAsia"/>
        </w:rPr>
        <w:t>它</w:t>
      </w:r>
      <w:r w:rsidR="00A5124A">
        <w:rPr>
          <w:rFonts w:ascii="宋体" w:hAnsi="宋体" w:hint="eastAsia"/>
        </w:rPr>
        <w:t>镜像</w:t>
      </w:r>
      <w:r w:rsidR="00341B26">
        <w:rPr>
          <w:rFonts w:ascii="宋体" w:hAnsi="宋体" w:hint="eastAsia"/>
        </w:rPr>
        <w:t>顶点</w:t>
      </w:r>
      <w:r w:rsidR="000E6A25">
        <w:rPr>
          <w:rFonts w:ascii="宋体" w:hAnsi="宋体" w:hint="eastAsia"/>
        </w:rPr>
        <w:t>。</w:t>
      </w:r>
      <w:r w:rsidR="00ED6F2A">
        <w:rPr>
          <w:rFonts w:ascii="宋体" w:hAnsi="宋体" w:hint="eastAsia"/>
        </w:rPr>
        <w:t>在接下来的</w:t>
      </w:r>
      <w:r w:rsidR="00ED6F2A" w:rsidRPr="00DE6A00">
        <w:rPr>
          <w:rFonts w:ascii="Times New Roman" w:hAnsi="Times New Roman" w:cs="Times New Roman" w:hint="eastAsia"/>
        </w:rPr>
        <w:t>Scatter</w:t>
      </w:r>
      <w:r w:rsidR="00ED6F2A">
        <w:rPr>
          <w:rFonts w:ascii="宋体" w:hAnsi="宋体" w:hint="eastAsia"/>
        </w:rPr>
        <w:t>阶段</w:t>
      </w:r>
      <w:r w:rsidR="00216A70">
        <w:rPr>
          <w:rFonts w:ascii="宋体" w:hAnsi="宋体" w:hint="eastAsia"/>
        </w:rPr>
        <w:t>，各个镜像顶点</w:t>
      </w:r>
      <w:r w:rsidR="00E82543">
        <w:rPr>
          <w:rFonts w:ascii="宋体" w:hAnsi="宋体" w:hint="eastAsia"/>
        </w:rPr>
        <w:t>可以并发</w:t>
      </w:r>
      <w:r w:rsidR="00E82543">
        <w:rPr>
          <w:rFonts w:ascii="宋体" w:hAnsi="宋体" w:hint="eastAsia"/>
        </w:rPr>
        <w:lastRenderedPageBreak/>
        <w:t>执行，去更改邻接点或邻接边的值。</w:t>
      </w:r>
      <w:r w:rsidR="003C391A">
        <w:rPr>
          <w:rFonts w:ascii="宋体" w:hAnsi="宋体" w:hint="eastAsia"/>
        </w:rPr>
        <w:t>其各个阶段的执行过程如图2-</w:t>
      </w:r>
      <w:r w:rsidR="003C391A">
        <w:rPr>
          <w:rFonts w:ascii="宋体" w:hAnsi="宋体"/>
        </w:rPr>
        <w:t>8所示</w:t>
      </w:r>
      <w:r w:rsidR="00162619">
        <w:rPr>
          <w:rFonts w:ascii="宋体" w:hAnsi="宋体" w:hint="eastAsia"/>
        </w:rPr>
        <w:t>。</w:t>
      </w:r>
    </w:p>
    <w:p w14:paraId="482C7BBF" w14:textId="3536CCC3" w:rsidR="00504E70" w:rsidRDefault="00960676" w:rsidP="00B51C6C">
      <w:pPr>
        <w:pStyle w:val="ad"/>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605293F3" w:rsidR="00B51C6C" w:rsidRDefault="00B51C6C" w:rsidP="00B51C6C">
      <w:pPr>
        <w:pStyle w:val="ad"/>
        <w:jc w:val="center"/>
      </w:pPr>
      <w:r>
        <w:t>图</w:t>
      </w:r>
      <w:r>
        <w:t xml:space="preserve"> </w:t>
      </w:r>
      <w:r w:rsidR="005D1DAB">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8</w:t>
      </w:r>
      <w:r w:rsidR="00A85874">
        <w:fldChar w:fldCharType="end"/>
      </w:r>
      <w:r>
        <w:t xml:space="preserve"> </w:t>
      </w:r>
      <w:r>
        <w:rPr>
          <w:rFonts w:hint="eastAsia"/>
        </w:rPr>
        <w:t>PowerGraph</w:t>
      </w:r>
      <w:r>
        <w:t xml:space="preserve"> </w:t>
      </w:r>
      <w:r>
        <w:rPr>
          <w:rFonts w:hint="eastAsia"/>
        </w:rPr>
        <w:t>GAS</w:t>
      </w:r>
      <w:r>
        <w:rPr>
          <w:rFonts w:hint="eastAsia"/>
        </w:rPr>
        <w:t>执行过程图</w:t>
      </w:r>
    </w:p>
    <w:p w14:paraId="794A6647" w14:textId="55CB86C9"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commentRangeStart w:id="94"/>
      <w:r w:rsidR="00B463CD" w:rsidRPr="00DE6A00">
        <w:rPr>
          <w:rFonts w:ascii="Times New Roman" w:hAnsi="Times New Roman" w:cs="Times New Roman" w:hint="eastAsia"/>
        </w:rPr>
        <w:t>Grap</w:t>
      </w:r>
      <w:r w:rsidR="005551EA" w:rsidRPr="00DE6A00">
        <w:rPr>
          <w:rFonts w:ascii="Times New Roman" w:hAnsi="Times New Roman" w:cs="Times New Roman" w:hint="eastAsia"/>
        </w:rPr>
        <w:t>h</w:t>
      </w:r>
      <w:r w:rsidR="00B463CD" w:rsidRPr="00DE6A00">
        <w:rPr>
          <w:rFonts w:ascii="Times New Roman" w:hAnsi="Times New Roman" w:cs="Times New Roman"/>
        </w:rPr>
        <w:t>Lab</w:t>
      </w:r>
      <w:r w:rsidR="00B463CD" w:rsidRPr="00BE4596">
        <w:rPr>
          <w:rFonts w:ascii="宋体" w:hAnsi="宋体" w:hint="eastAsia"/>
        </w:rPr>
        <w:t>实验室</w:t>
      </w:r>
      <w:r w:rsidR="00CF0714">
        <w:rPr>
          <w:rFonts w:ascii="宋体" w:hAnsi="宋体" w:hint="eastAsia"/>
        </w:rPr>
        <w:t>还</w:t>
      </w:r>
      <w:r w:rsidR="00B463CD" w:rsidRPr="00BE4596">
        <w:rPr>
          <w:rFonts w:ascii="宋体" w:hAnsi="宋体" w:hint="eastAsia"/>
        </w:rPr>
        <w:t>推出的单机版的</w:t>
      </w:r>
      <w:commentRangeEnd w:id="94"/>
      <w:r w:rsidR="00342998">
        <w:rPr>
          <w:rStyle w:val="a5"/>
        </w:rPr>
        <w:commentReference w:id="94"/>
      </w:r>
      <w:r w:rsidR="00B463CD" w:rsidRPr="00DE6A00">
        <w:rPr>
          <w:rFonts w:ascii="Times New Roman" w:hAnsi="Times New Roman" w:cs="Times New Roman" w:hint="eastAsia"/>
        </w:rPr>
        <w:t>Graph</w:t>
      </w:r>
      <w:r w:rsidR="00B463CD" w:rsidRPr="00DE6A00">
        <w:rPr>
          <w:rFonts w:ascii="Times New Roman" w:hAnsi="Times New Roman" w:cs="Times New Roman"/>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021115">
        <w:rPr>
          <w:rFonts w:ascii="宋体" w:hAnsi="宋体"/>
        </w:rPr>
        <w:t>[32]</w:t>
      </w:r>
      <w:r w:rsidR="005E3EB3">
        <w:rPr>
          <w:rFonts w:ascii="宋体" w:hAnsi="宋体"/>
        </w:rPr>
        <w:fldChar w:fldCharType="end"/>
      </w:r>
      <w:r w:rsidR="00B463CD" w:rsidRPr="00BE4596">
        <w:rPr>
          <w:rFonts w:ascii="宋体" w:hAnsi="宋体" w:hint="eastAsia"/>
        </w:rPr>
        <w:t>也能够处理大规模的图数据。</w:t>
      </w:r>
      <w:r w:rsidR="003D108D" w:rsidRPr="00DE6A00">
        <w:rPr>
          <w:rFonts w:ascii="Times New Roman" w:hAnsi="Times New Roman" w:cs="Times New Roman" w:hint="eastAsia"/>
        </w:rPr>
        <w:t>Graph</w:t>
      </w:r>
      <w:r w:rsidR="003D108D" w:rsidRPr="00DE6A00">
        <w:rPr>
          <w:rFonts w:ascii="Times New Roman" w:hAnsi="Times New Roman" w:cs="Times New Roman"/>
        </w:rPr>
        <w:t>Chi</w:t>
      </w:r>
      <w:r w:rsidR="00622752" w:rsidRPr="00BE4596">
        <w:rPr>
          <w:rFonts w:ascii="宋体" w:hAnsi="宋体" w:hint="eastAsia"/>
        </w:rPr>
        <w:t>采用了并行滑动窗口（</w:t>
      </w:r>
      <w:r w:rsidR="00622752" w:rsidRPr="00DE6A00">
        <w:rPr>
          <w:rFonts w:ascii="Times New Roman" w:hAnsi="Times New Roman" w:cs="Times New Roman" w:hint="eastAsia"/>
        </w:rPr>
        <w:t>Paralle</w:t>
      </w:r>
      <w:r w:rsidR="00622752" w:rsidRPr="00DE6A00">
        <w:rPr>
          <w:rFonts w:ascii="Times New Roman" w:hAnsi="Times New Roman" w:cs="Times New Roman"/>
        </w:rPr>
        <w:t>l</w:t>
      </w:r>
      <w:r w:rsidR="00622752" w:rsidRPr="00BE4596">
        <w:rPr>
          <w:rFonts w:ascii="宋体" w:hAnsi="宋体"/>
        </w:rPr>
        <w:t xml:space="preserve"> </w:t>
      </w:r>
      <w:r w:rsidR="00622752" w:rsidRPr="00DE6A00">
        <w:rPr>
          <w:rFonts w:ascii="Times New Roman" w:hAnsi="Times New Roman" w:cs="Times New Roman"/>
        </w:rPr>
        <w:t>Sliding</w:t>
      </w:r>
      <w:r w:rsidR="00622752" w:rsidRPr="00BE4596">
        <w:rPr>
          <w:rFonts w:ascii="宋体" w:hAnsi="宋体"/>
        </w:rPr>
        <w:t xml:space="preserve"> </w:t>
      </w:r>
      <w:r w:rsidR="00622752" w:rsidRPr="00DE6A00">
        <w:rPr>
          <w:rFonts w:ascii="Times New Roman" w:hAnsi="Times New Roman" w:cs="Times New Roman"/>
        </w:rPr>
        <w:t>Windows</w:t>
      </w:r>
      <w:r w:rsidR="00622752" w:rsidRPr="00BE4596">
        <w:rPr>
          <w:rFonts w:ascii="宋体" w:hAnsi="宋体"/>
        </w:rPr>
        <w:t>,</w:t>
      </w:r>
      <w:ins w:id="95" w:author="Shen" w:date="2017-03-30T16:22:00Z">
        <w:r w:rsidR="0091675D">
          <w:rPr>
            <w:rFonts w:ascii="宋体" w:hAnsi="宋体"/>
          </w:rPr>
          <w:t xml:space="preserve"> </w:t>
        </w:r>
      </w:ins>
      <w:r w:rsidR="00622752" w:rsidRPr="00DE6A00">
        <w:rPr>
          <w:rFonts w:ascii="Times New Roman" w:hAnsi="Times New Roman" w:cs="Times New Roman"/>
        </w:rPr>
        <w:t>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w:t>
      </w:r>
      <w:r w:rsidR="00BE4596" w:rsidRPr="00DE6A00">
        <w:rPr>
          <w:rFonts w:ascii="Times New Roman" w:hAnsi="Times New Roman" w:cs="Times New Roman" w:hint="eastAsia"/>
        </w:rPr>
        <w:t>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w:t>
      </w:r>
      <w:r w:rsidR="0066024D">
        <w:rPr>
          <w:rFonts w:ascii="宋体" w:hAnsi="宋体" w:hint="eastAsia"/>
        </w:rPr>
        <w:t>讨论</w:t>
      </w:r>
      <w:r w:rsidR="00BE4596">
        <w:rPr>
          <w:rFonts w:ascii="宋体" w:hAnsi="宋体" w:hint="eastAsia"/>
        </w:rPr>
        <w:t>。</w:t>
      </w:r>
    </w:p>
    <w:p w14:paraId="3CB8A7CD" w14:textId="047EEC0A" w:rsidR="007228B5" w:rsidRDefault="007228B5" w:rsidP="00DF3CCC">
      <w:pPr>
        <w:pStyle w:val="3"/>
        <w:numPr>
          <w:ilvl w:val="2"/>
          <w:numId w:val="35"/>
        </w:numPr>
      </w:pPr>
      <w:bookmarkStart w:id="96" w:name="_Toc471218720"/>
      <w:bookmarkStart w:id="97" w:name="_Toc478509263"/>
      <w:bookmarkStart w:id="98" w:name="_Toc478569348"/>
      <w:r w:rsidRPr="007228B5">
        <w:rPr>
          <w:rFonts w:hint="eastAsia"/>
        </w:rPr>
        <w:t>流处理图</w:t>
      </w:r>
      <w:bookmarkEnd w:id="96"/>
      <w:r w:rsidR="008753E6">
        <w:rPr>
          <w:rFonts w:hint="eastAsia"/>
        </w:rPr>
        <w:t>计算</w:t>
      </w:r>
      <w:bookmarkEnd w:id="97"/>
      <w:bookmarkEnd w:id="98"/>
    </w:p>
    <w:p w14:paraId="155764CB" w14:textId="627E8161"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B94278">
        <w:rPr>
          <w:rFonts w:ascii="宋体" w:hAnsi="宋体" w:hint="eastAsia"/>
        </w:rPr>
        <w:t>首先分析了流图数据</w:t>
      </w:r>
      <w:r w:rsidR="00FC3300">
        <w:rPr>
          <w:rFonts w:ascii="宋体" w:hAnsi="宋体" w:hint="eastAsia"/>
        </w:rPr>
        <w:t>模型和计算模型</w:t>
      </w:r>
      <w:r w:rsidR="008D1EC3">
        <w:rPr>
          <w:rFonts w:ascii="宋体" w:hAnsi="宋体" w:hint="eastAsia"/>
        </w:rPr>
        <w:t>，最后介绍了支持增量计算的准实时流式图计算系统</w:t>
      </w:r>
      <w:r w:rsidR="00256BDE" w:rsidRPr="00A21ACE">
        <w:rPr>
          <w:rFonts w:ascii="Times New Roman" w:hAnsi="Times New Roman" w:cs="Times New Roman"/>
        </w:rPr>
        <w:t>KineoGraph</w:t>
      </w:r>
      <w:r w:rsidR="00D05C6B">
        <w:rPr>
          <w:rFonts w:ascii="宋体" w:hAnsi="宋体" w:hint="eastAsia"/>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0F6DD957"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（包括图的顶点、图的边、图顶点的值和图边的权重）不再是静态</w:t>
      </w:r>
      <w:del w:id="99" w:author="Shen" w:date="2017-03-30T16:24:00Z">
        <w:r w:rsidDel="00997F13">
          <w:rPr>
            <w:rFonts w:hint="eastAsia"/>
          </w:rPr>
          <w:delText>的</w:delText>
        </w:r>
      </w:del>
      <w:ins w:id="100" w:author="Shen" w:date="2017-03-30T16:24:00Z">
        <w:r w:rsidR="00997F13">
          <w:rPr>
            <w:rFonts w:hint="eastAsia"/>
          </w:rPr>
          <w:t>地</w:t>
        </w:r>
      </w:ins>
      <w:r>
        <w:rPr>
          <w:rFonts w:hint="eastAsia"/>
        </w:rPr>
        <w:t>存储在文件或数据库中，而是以流的形式源源不断</w:t>
      </w:r>
      <w:del w:id="101" w:author="Shen" w:date="2017-03-30T16:24:00Z">
        <w:r w:rsidDel="00997F13">
          <w:rPr>
            <w:rFonts w:hint="eastAsia"/>
          </w:rPr>
          <w:delText>的</w:delText>
        </w:r>
      </w:del>
      <w:ins w:id="102" w:author="Shen" w:date="2017-03-30T16:24:00Z">
        <w:r w:rsidR="00997F13">
          <w:rPr>
            <w:rFonts w:hint="eastAsia"/>
          </w:rPr>
          <w:t>地</w:t>
        </w:r>
      </w:ins>
      <w:r>
        <w:rPr>
          <w:rFonts w:hint="eastAsia"/>
        </w:rPr>
        <w:t>添加</w:t>
      </w:r>
      <w:r>
        <w:rPr>
          <w:rFonts w:hint="eastAsia"/>
        </w:rPr>
        <w:lastRenderedPageBreak/>
        <w:t>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w:t>
      </w:r>
      <w:r w:rsidR="00A21ACE">
        <w:rPr>
          <w:rFonts w:ascii="宋体" w:hAnsi="宋体" w:hint="eastAsia"/>
        </w:rPr>
        <w:t>流</w:t>
      </w:r>
      <w:r w:rsidR="008A0842">
        <w:rPr>
          <w:rFonts w:ascii="宋体" w:hAnsi="宋体" w:hint="eastAsia"/>
        </w:rPr>
        <w:t>数据</w:t>
      </w:r>
      <w:r w:rsidR="007228B5" w:rsidRPr="007228B5">
        <w:rPr>
          <w:rFonts w:ascii="宋体" w:hAnsi="宋体"/>
        </w:rPr>
        <w:t>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021115">
        <w:rPr>
          <w:rFonts w:ascii="宋体" w:hAnsi="宋体"/>
        </w:rPr>
        <w:t>[33]</w:t>
      </w:r>
      <w:r w:rsidR="00CE7C83">
        <w:rPr>
          <w:rFonts w:ascii="宋体" w:hAnsi="宋体"/>
        </w:rPr>
        <w:fldChar w:fldCharType="end"/>
      </w:r>
      <w:r w:rsidR="007228B5" w:rsidRPr="007228B5">
        <w:rPr>
          <w:rFonts w:ascii="宋体" w:hAnsi="宋体" w:hint="eastAsia"/>
        </w:rPr>
        <w:t>：</w:t>
      </w:r>
    </w:p>
    <w:p w14:paraId="454F0669" w14:textId="29ADEC9C" w:rsidR="007228B5" w:rsidRPr="007228B5" w:rsidRDefault="007228B5" w:rsidP="003F7F9E">
      <w:pPr>
        <w:pStyle w:val="a3"/>
        <w:numPr>
          <w:ilvl w:val="0"/>
          <w:numId w:val="6"/>
        </w:numPr>
        <w:ind w:firstLineChars="0"/>
        <w:rPr>
          <w:rFonts w:ascii="宋体" w:hAnsi="宋体"/>
        </w:rPr>
      </w:pPr>
      <w:r w:rsidRPr="00DE6A00">
        <w:rPr>
          <w:rFonts w:ascii="Times New Roman" w:hAnsi="Times New Roman" w:cs="Times New Roman" w:hint="eastAsia"/>
        </w:rPr>
        <w:t>Cash Register Model</w:t>
      </w:r>
      <w:del w:id="103" w:author="Shen" w:date="2017-03-30T16:26:00Z">
        <w:r w:rsidR="00EE6AB4" w:rsidDel="00263380">
          <w:rPr>
            <w:rFonts w:ascii="宋体" w:hAnsi="宋体" w:hint="eastAsia"/>
          </w:rPr>
          <w:delText>:</w:delText>
        </w:r>
      </w:del>
      <w:ins w:id="104" w:author="Shen" w:date="2017-03-30T16:26:00Z">
        <w:r w:rsidR="00263380">
          <w:rPr>
            <w:rFonts w:ascii="宋体" w:hAnsi="宋体" w:hint="eastAsia"/>
          </w:rPr>
          <w:t>：</w:t>
        </w:r>
      </w:ins>
      <w:r w:rsidRPr="007228B5">
        <w:rPr>
          <w:rFonts w:ascii="宋体" w:hAnsi="宋体"/>
        </w:rPr>
        <w:t>流中的每一项</w:t>
      </w:r>
      <w:r w:rsidRPr="007228B5">
        <w:rPr>
          <w:rFonts w:ascii="宋体" w:hAnsi="宋体" w:hint="eastAsia"/>
        </w:rPr>
        <w:t>仅仅是数据集中一项，比如在</w:t>
      </w:r>
      <w:r w:rsidRPr="00DE6A00">
        <w:rPr>
          <w:rFonts w:ascii="Times New Roman" w:hAnsi="Times New Roman" w:cs="Times New Roman"/>
        </w:rPr>
        <w:t>distinct</w:t>
      </w:r>
      <w:r w:rsidRPr="007228B5">
        <w:rPr>
          <w:rFonts w:ascii="宋体" w:hAnsi="宋体"/>
        </w:rPr>
        <w:t xml:space="preserve"> </w:t>
      </w:r>
      <w:r w:rsidRPr="00DE6A00">
        <w:rPr>
          <w:rFonts w:ascii="Times New Roman" w:hAnsi="Times New Roman" w:cs="Times New Roman"/>
        </w:rPr>
        <w:t>elements count</w:t>
      </w:r>
      <w:r w:rsidRPr="007228B5">
        <w:rPr>
          <w:rFonts w:ascii="宋体" w:hAnsi="宋体"/>
        </w:rPr>
        <w:t xml:space="preserve">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775FE721" w:rsidR="00E23496" w:rsidRPr="00A44214" w:rsidRDefault="00324455" w:rsidP="003F7F9E">
      <w:pPr>
        <w:pStyle w:val="a3"/>
        <w:numPr>
          <w:ilvl w:val="0"/>
          <w:numId w:val="6"/>
        </w:numPr>
        <w:ind w:firstLineChars="0"/>
        <w:rPr>
          <w:rFonts w:ascii="宋体" w:hAnsi="宋体"/>
        </w:rPr>
      </w:pPr>
      <w:r w:rsidRPr="00DE6A00">
        <w:rPr>
          <w:rFonts w:ascii="Times New Roman" w:hAnsi="Times New Roman" w:cs="Times New Roman"/>
        </w:rPr>
        <w:t>Turnstile Mode</w:t>
      </w:r>
      <w:r w:rsidRPr="00DE6A00">
        <w:rPr>
          <w:rFonts w:ascii="Times New Roman" w:hAnsi="Times New Roman" w:cs="Times New Roman" w:hint="eastAsia"/>
        </w:rPr>
        <w:t>l</w:t>
      </w:r>
      <w:del w:id="105" w:author="Shen" w:date="2017-03-30T16:26:00Z">
        <w:r w:rsidDel="00263380">
          <w:rPr>
            <w:rFonts w:ascii="宋体" w:hAnsi="宋体" w:hint="eastAsia"/>
          </w:rPr>
          <w:delText>:</w:delText>
        </w:r>
      </w:del>
      <w:ins w:id="106" w:author="Shen" w:date="2017-03-30T16:26:00Z">
        <w:r w:rsidR="00263380">
          <w:rPr>
            <w:rFonts w:ascii="宋体" w:hAnsi="宋体" w:hint="eastAsia"/>
          </w:rPr>
          <w:t>：</w:t>
        </w:r>
      </w:ins>
      <w:r w:rsidR="007228B5" w:rsidRPr="00A44214">
        <w:rPr>
          <w:rFonts w:ascii="宋体" w:hAnsi="宋体" w:hint="eastAsia"/>
        </w:rPr>
        <w:t>在该模型中，我们有一个初始化为空的集合</w:t>
      </w:r>
      <w:r w:rsidR="007228B5" w:rsidRPr="00DE6A00">
        <w:rPr>
          <w:rFonts w:ascii="Times New Roman" w:hAnsi="Times New Roman" w:cs="Times New Roman" w:hint="eastAsia"/>
        </w:rPr>
        <w:t>D</w:t>
      </w:r>
      <w:r w:rsidR="007228B5" w:rsidRPr="00A44214">
        <w:rPr>
          <w:rFonts w:ascii="宋体" w:hAnsi="宋体" w:hint="eastAsia"/>
        </w:rPr>
        <w:t>，流中的数据由两项组成，一项是数据集的某一项，另一项是一个标志位，可以对集合</w:t>
      </w:r>
      <w:r w:rsidR="007228B5" w:rsidRPr="00DE6A00">
        <w:rPr>
          <w:rFonts w:ascii="Times New Roman" w:hAnsi="Times New Roman" w:cs="Times New Roman" w:hint="eastAsia"/>
        </w:rPr>
        <w:t>D</w:t>
      </w:r>
      <w:r w:rsidR="007228B5" w:rsidRPr="00A44214">
        <w:rPr>
          <w:rFonts w:ascii="宋体" w:hAnsi="宋体" w:hint="eastAsia"/>
        </w:rPr>
        <w:t>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6A4C0A">
        <w:rPr>
          <w:rFonts w:ascii="宋体" w:hAnsi="宋体"/>
        </w:rPr>
        <w:t>9</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w:t>
      </w:r>
      <w:commentRangeStart w:id="107"/>
      <w:r w:rsidR="00E23496" w:rsidRPr="00A44214">
        <w:rPr>
          <w:rFonts w:ascii="宋体" w:hAnsi="宋体"/>
        </w:rPr>
        <w:t>在本文中，本文</w:t>
      </w:r>
      <w:commentRangeEnd w:id="107"/>
      <w:r w:rsidR="00CE19D0">
        <w:rPr>
          <w:rStyle w:val="a5"/>
        </w:rPr>
        <w:commentReference w:id="107"/>
      </w:r>
      <w:r w:rsidR="00E23496" w:rsidRPr="00A44214">
        <w:rPr>
          <w:rFonts w:ascii="宋体" w:hAnsi="宋体"/>
        </w:rPr>
        <w:t>考虑的是边的</w:t>
      </w:r>
      <w:r w:rsidR="00E23496" w:rsidRPr="00DE6A00">
        <w:rPr>
          <w:rFonts w:ascii="Times New Roman" w:hAnsi="Times New Roman" w:cs="Times New Roman"/>
        </w:rPr>
        <w:t>Turnstile</w:t>
      </w:r>
      <w:r w:rsidR="00E23496" w:rsidRPr="00A44214">
        <w:rPr>
          <w:rFonts w:ascii="宋体" w:hAnsi="宋体"/>
        </w:rPr>
        <w:t xml:space="preserve"> </w:t>
      </w:r>
      <w:r w:rsidR="00E23496" w:rsidRPr="00DE6A00">
        <w:rPr>
          <w:rFonts w:ascii="Times New Roman" w:hAnsi="Times New Roman" w:cs="Times New Roman"/>
        </w:rPr>
        <w:t>Model</w:t>
      </w:r>
      <w:r w:rsidR="00E23496" w:rsidRPr="00A44214">
        <w:rPr>
          <w:rFonts w:ascii="宋体" w:hAnsi="宋体"/>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F28F412" w:rsidR="00E23496" w:rsidRPr="00E23496" w:rsidRDefault="00E23496" w:rsidP="00E23496">
      <w:pPr>
        <w:pStyle w:val="ad"/>
        <w:jc w:val="center"/>
        <w:rPr>
          <w:rFonts w:ascii="宋体" w:hAnsi="宋体"/>
        </w:rPr>
      </w:pPr>
      <w:r>
        <w:t>图</w:t>
      </w:r>
      <w:r>
        <w:t xml:space="preserve"> </w:t>
      </w:r>
      <w:r w:rsidR="00343BD4">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9</w:t>
      </w:r>
      <w:r w:rsidR="00A8587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228B5" w:rsidRDefault="00C93EAA" w:rsidP="00766401">
      <w:pPr>
        <w:ind w:firstLineChars="200" w:firstLine="480"/>
        <w:rPr>
          <w:rFonts w:ascii="宋体" w:hAnsi="宋体"/>
        </w:rPr>
      </w:pPr>
      <w:r>
        <w:rPr>
          <w:rFonts w:ascii="宋体" w:hAnsi="宋体" w:hint="eastAsia"/>
        </w:rPr>
        <w:t>估计计算是</w:t>
      </w:r>
      <w:r w:rsidR="006871B0">
        <w:rPr>
          <w:rFonts w:hint="eastAsia"/>
        </w:rPr>
        <w:t>希望通过采样或者设计精简</w:t>
      </w:r>
      <w:r>
        <w:rPr>
          <w:rFonts w:hint="eastAsia"/>
        </w:rPr>
        <w:t>数据结构的方式</w:t>
      </w:r>
      <w:r w:rsidR="00766401">
        <w:rPr>
          <w:rFonts w:hint="eastAsia"/>
        </w:rPr>
        <w:t>，</w:t>
      </w:r>
      <w:r w:rsidR="00766401" w:rsidRPr="0089059E">
        <w:rPr>
          <w:rFonts w:ascii="宋体" w:hAnsi="宋体" w:hint="eastAsia"/>
        </w:rPr>
        <w:t>不存或者存储少量的</w:t>
      </w:r>
      <w:r w:rsidR="00BF0FC5">
        <w:rPr>
          <w:rFonts w:ascii="宋体" w:hAnsi="宋体" w:hint="eastAsia"/>
        </w:rPr>
        <w:t>图</w:t>
      </w:r>
      <w:r w:rsidR="00766401" w:rsidRPr="0089059E">
        <w:rPr>
          <w:rFonts w:ascii="宋体" w:hAnsi="宋体" w:hint="eastAsia"/>
        </w:rPr>
        <w:t>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6CD1E452"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A746C0">
        <w:rPr>
          <w:rFonts w:ascii="Times New Roman" w:hAnsi="Times New Roman" w:cs="Times New Roman"/>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w:t>
      </w:r>
      <w:bookmarkStart w:id="108" w:name="_GoBack"/>
      <w:bookmarkEnd w:id="108"/>
      <w:r w:rsidRPr="007228B5">
        <w:rPr>
          <w:rFonts w:ascii="宋体" w:hAnsi="宋体" w:hint="eastAsia"/>
        </w:rPr>
        <w:t>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021115">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021115">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021115">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DE6A00">
        <w:rPr>
          <w:rFonts w:ascii="Times New Roman" w:hAnsi="Times New Roman" w:cs="Times New Roman"/>
        </w:rPr>
        <w:t>summarization</w:t>
      </w:r>
      <w:r w:rsidR="00944201">
        <w:rPr>
          <w:rFonts w:ascii="宋体" w:hAnsi="宋体" w:hint="eastAsia"/>
        </w:rPr>
        <w:t>)：</w:t>
      </w:r>
      <w:r w:rsidRPr="007228B5">
        <w:rPr>
          <w:rFonts w:ascii="宋体" w:hAnsi="宋体" w:hint="eastAsia"/>
        </w:rPr>
        <w:t>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1F231189" w:rsidR="007228B5" w:rsidRPr="007228B5" w:rsidRDefault="007228B5" w:rsidP="007228B5">
      <w:pPr>
        <w:pStyle w:val="a3"/>
        <w:numPr>
          <w:ilvl w:val="0"/>
          <w:numId w:val="7"/>
        </w:numPr>
        <w:ind w:firstLineChars="0"/>
        <w:rPr>
          <w:rFonts w:ascii="宋体" w:hAnsi="宋体"/>
        </w:rPr>
      </w:pPr>
      <w:r w:rsidRPr="007228B5">
        <w:rPr>
          <w:rFonts w:ascii="宋体" w:hAnsi="宋体" w:hint="eastAsia"/>
        </w:rPr>
        <w:lastRenderedPageBreak/>
        <w:t>生成树(</w:t>
      </w:r>
      <w:r w:rsidRPr="00DE6A00">
        <w:rPr>
          <w:rFonts w:ascii="Times New Roman" w:hAnsi="Times New Roman" w:cs="Times New Roman"/>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021115">
        <w:rPr>
          <w:rFonts w:ascii="宋体" w:hAnsi="宋体"/>
        </w:rPr>
        <w:t>[34]</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021115">
        <w:rPr>
          <w:rFonts w:ascii="宋体" w:hAnsi="宋体"/>
        </w:rPr>
        <w:t>[35]</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DE6A00">
        <w:rPr>
          <w:rFonts w:ascii="Times New Roman" w:hAnsi="Times New Roman" w:cs="Times New Roman"/>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0D6641">
        <w:rPr>
          <w:rFonts w:ascii="Times New Roman" w:hAnsi="Times New Roman" w:cs="Times New Roman"/>
          <w:rPrChange w:id="109" w:author="Shen" w:date="2017-03-30T16:27:00Z">
            <w:rPr>
              <w:rFonts w:ascii="宋体" w:hAnsi="宋体"/>
            </w:rPr>
          </w:rPrChange>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DE6A00">
        <w:rPr>
          <w:rFonts w:ascii="Times New Roman" w:hAnsi="Times New Roman" w:cs="Times New Roman"/>
        </w:rPr>
        <w:t>connectivity</w:t>
      </w:r>
      <w:r w:rsidRPr="007228B5">
        <w:rPr>
          <w:rFonts w:ascii="宋体" w:hAnsi="宋体" w:hint="eastAsia"/>
        </w:rPr>
        <w:t>)和图中任意两点的距离。</w:t>
      </w:r>
    </w:p>
    <w:p w14:paraId="28EFF0C0" w14:textId="21240917"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DE6A00">
        <w:rPr>
          <w:rFonts w:ascii="Times New Roman" w:hAnsi="Times New Roman" w:cs="Times New Roman"/>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021115">
        <w:rPr>
          <w:rFonts w:ascii="宋体" w:hAnsi="宋体"/>
        </w:rPr>
        <w:t>[36]</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021115">
        <w:rPr>
          <w:rFonts w:ascii="宋体" w:hAnsi="宋体"/>
        </w:rPr>
        <w:t>[37]</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DE6A00">
        <w:rPr>
          <w:rFonts w:ascii="Times New Roman" w:hAnsi="Times New Roman" w:cs="Times New Roman"/>
        </w:rPr>
        <w:t>connected</w:t>
      </w:r>
      <w:r w:rsidRPr="007228B5">
        <w:rPr>
          <w:rFonts w:ascii="宋体" w:hAnsi="宋体"/>
        </w:rPr>
        <w:t xml:space="preserve"> </w:t>
      </w:r>
      <w:r w:rsidRPr="00DE6A00">
        <w:rPr>
          <w:rFonts w:ascii="Times New Roman" w:hAnsi="Times New Roman" w:cs="Times New Roman"/>
        </w:rPr>
        <w:t>components</w:t>
      </w:r>
      <w:r w:rsidRPr="007228B5">
        <w:rPr>
          <w:rFonts w:ascii="宋体" w:hAnsi="宋体" w:hint="eastAsia"/>
        </w:rPr>
        <w:t>)的权重。</w:t>
      </w:r>
    </w:p>
    <w:p w14:paraId="55149F5A" w14:textId="6ADEDF58"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DE6A00">
        <w:rPr>
          <w:rFonts w:ascii="Times New Roman" w:hAnsi="Times New Roman" w:cs="Times New Roman"/>
        </w:rPr>
        <w:t>sketch</w:t>
      </w:r>
      <w:r w:rsidRPr="007228B5">
        <w:rPr>
          <w:rFonts w:ascii="宋体" w:hAnsi="宋体" w:hint="eastAsia"/>
        </w:rPr>
        <w:t>)</w:t>
      </w:r>
      <w:r w:rsidR="00E759D1">
        <w:rPr>
          <w:rFonts w:ascii="宋体" w:hAnsi="宋体"/>
        </w:rPr>
        <w:t>:</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DE6A00">
        <w:rPr>
          <w:rFonts w:ascii="Times New Roman" w:hAnsi="Times New Roman" w:cs="Times New Roman"/>
        </w:rPr>
        <w:t>linear</w:t>
      </w:r>
      <w:r w:rsidRPr="007228B5">
        <w:rPr>
          <w:rFonts w:ascii="宋体" w:hAnsi="宋体"/>
        </w:rPr>
        <w:t xml:space="preserve"> </w:t>
      </w:r>
      <w:r w:rsidRPr="00DE6A00">
        <w:rPr>
          <w:rFonts w:ascii="Times New Roman" w:hAnsi="Times New Roman" w:cs="Times New Roman"/>
        </w:rPr>
        <w:t>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021115">
        <w:rPr>
          <w:rFonts w:ascii="宋体" w:hAnsi="宋体"/>
        </w:rPr>
        <w:t>[38]</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021115">
        <w:rPr>
          <w:rFonts w:ascii="宋体" w:hAnsi="宋体"/>
        </w:rPr>
        <w:t>[39]</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DE6A00">
        <w:rPr>
          <w:rFonts w:ascii="Times New Roman" w:hAnsi="Times New Roman" w:cs="Times New Roman"/>
        </w:rPr>
        <w:t>homomorphic</w:t>
      </w:r>
      <w:r w:rsidRPr="007228B5">
        <w:rPr>
          <w:rFonts w:ascii="宋体" w:hAnsi="宋体"/>
        </w:rPr>
        <w:t xml:space="preserve"> </w:t>
      </w:r>
      <w:r w:rsidRPr="00DE6A00">
        <w:rPr>
          <w:rFonts w:ascii="Times New Roman" w:hAnsi="Times New Roman" w:cs="Times New Roman"/>
        </w:rPr>
        <w:t>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021115">
        <w:rPr>
          <w:rFonts w:ascii="宋体" w:hAnsi="宋体"/>
        </w:rPr>
        <w:t>[40]</w:t>
      </w:r>
      <w:r w:rsidR="008E0BF1">
        <w:rPr>
          <w:rFonts w:ascii="宋体" w:hAnsi="宋体"/>
        </w:rPr>
        <w:fldChar w:fldCharType="end"/>
      </w:r>
      <w:del w:id="110" w:author="Shen" w:date="2017-03-30T16:28:00Z">
        <w:r w:rsidRPr="007228B5" w:rsidDel="00A37D41">
          <w:rPr>
            <w:rFonts w:ascii="宋体" w:hAnsi="宋体" w:hint="eastAsia"/>
          </w:rPr>
          <w:delText>，</w:delText>
        </w:r>
      </w:del>
      <w:ins w:id="111" w:author="Shen" w:date="2017-03-30T16:28:00Z">
        <w:r w:rsidR="00A37D41">
          <w:rPr>
            <w:rFonts w:ascii="宋体" w:hAnsi="宋体" w:hint="eastAsia"/>
          </w:rPr>
          <w:t>。</w:t>
        </w:r>
      </w:ins>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285A191B" w:rsidR="00E63749" w:rsidRDefault="008274E4" w:rsidP="00E63749">
      <w:pPr>
        <w:ind w:firstLineChars="200" w:firstLine="480"/>
        <w:rPr>
          <w:rFonts w:ascii="宋体" w:hAnsi="宋体"/>
        </w:rPr>
      </w:pPr>
      <w:r w:rsidRPr="00937C58">
        <w:rPr>
          <w:rFonts w:ascii="宋体" w:hAnsi="宋体" w:hint="eastAsia"/>
        </w:rPr>
        <w:t>虽然估计算法能够在一定程度上节约</w:t>
      </w:r>
      <w:del w:id="112" w:author="Shen" w:date="2017-03-30T16:28:00Z">
        <w:r w:rsidRPr="00937C58" w:rsidDel="001C7C6D">
          <w:rPr>
            <w:rFonts w:ascii="宋体" w:hAnsi="宋体" w:hint="eastAsia"/>
          </w:rPr>
          <w:delText>了</w:delText>
        </w:r>
      </w:del>
      <w:r w:rsidRPr="00937C58">
        <w:rPr>
          <w:rFonts w:ascii="宋体" w:hAnsi="宋体" w:hint="eastAsia"/>
        </w:rPr>
        <w:t>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021115">
        <w:rPr>
          <w:rFonts w:ascii="宋体" w:hAnsi="宋体"/>
        </w:rPr>
        <w:t>[12]</w:t>
      </w:r>
      <w:r w:rsidR="008E0BF1">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021115">
        <w:rPr>
          <w:rFonts w:ascii="宋体" w:hAnsi="宋体"/>
        </w:rPr>
        <w:t>[41]</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751855EF"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E759D1">
        <w:rPr>
          <w:rFonts w:ascii="宋体" w:hAnsi="宋体" w:hint="eastAsia"/>
        </w:rPr>
        <w:t>，学术界很早就</w:t>
      </w:r>
      <w:r w:rsidR="00EF6C5E">
        <w:rPr>
          <w:rFonts w:ascii="宋体" w:hAnsi="宋体" w:hint="eastAsia"/>
        </w:rPr>
        <w:t>对大数据领域中增量计算进行了研究，</w:t>
      </w:r>
      <w:r w:rsidR="00C35771">
        <w:rPr>
          <w:rFonts w:ascii="宋体" w:hAnsi="宋体" w:hint="eastAsia"/>
        </w:rPr>
        <w:t>如</w:t>
      </w:r>
      <w:bookmarkStart w:id="113" w:name="OLE_LINK7"/>
      <w:r w:rsidR="00C35771" w:rsidRPr="00DE6A00">
        <w:rPr>
          <w:rFonts w:ascii="Times New Roman" w:hAnsi="Times New Roman" w:cs="Times New Roman" w:hint="eastAsia"/>
        </w:rPr>
        <w:t>Google</w:t>
      </w:r>
      <w:r w:rsidR="00C35771" w:rsidRPr="00430891">
        <w:rPr>
          <w:rFonts w:ascii="宋体" w:hAnsi="宋体"/>
        </w:rPr>
        <w:t xml:space="preserve"> </w:t>
      </w:r>
      <w:bookmarkStart w:id="114" w:name="OLE_LINK6"/>
      <w:r w:rsidR="00785A58" w:rsidRPr="00DE6A00">
        <w:rPr>
          <w:rFonts w:ascii="Times New Roman" w:hAnsi="Times New Roman" w:cs="Times New Roman"/>
        </w:rPr>
        <w:t>Percolator</w:t>
      </w:r>
      <w:bookmarkEnd w:id="113"/>
      <w:bookmarkEnd w:id="114"/>
      <w:r w:rsidR="00785A58" w:rsidRPr="00430891">
        <w:rPr>
          <w:rFonts w:ascii="宋体" w:hAnsi="宋体" w:hint="eastAsia"/>
        </w:rPr>
        <w:t>系统</w:t>
      </w:r>
      <w:r w:rsidR="00EF6C5E">
        <w:rPr>
          <w:rFonts w:ascii="宋体" w:hAnsi="宋体"/>
        </w:rPr>
        <w:fldChar w:fldCharType="begin"/>
      </w:r>
      <w:r w:rsidR="00EF6C5E">
        <w:rPr>
          <w:rFonts w:ascii="宋体" w:hAnsi="宋体"/>
        </w:rPr>
        <w:instrText xml:space="preserve"> </w:instrText>
      </w:r>
      <w:r w:rsidR="00EF6C5E">
        <w:rPr>
          <w:rFonts w:ascii="宋体" w:hAnsi="宋体" w:hint="eastAsia"/>
        </w:rPr>
        <w:instrText>REF _Ref478510617 \r \h</w:instrText>
      </w:r>
      <w:r w:rsidR="00EF6C5E">
        <w:rPr>
          <w:rFonts w:ascii="宋体" w:hAnsi="宋体"/>
        </w:rPr>
        <w:instrText xml:space="preserve"> </w:instrText>
      </w:r>
      <w:r w:rsidR="00EF6C5E">
        <w:rPr>
          <w:rFonts w:ascii="宋体" w:hAnsi="宋体"/>
        </w:rPr>
      </w:r>
      <w:r w:rsidR="00EF6C5E">
        <w:rPr>
          <w:rFonts w:ascii="宋体" w:hAnsi="宋体"/>
        </w:rPr>
        <w:fldChar w:fldCharType="separate"/>
      </w:r>
      <w:r w:rsidR="00EF6C5E">
        <w:rPr>
          <w:rFonts w:ascii="宋体" w:hAnsi="宋体"/>
        </w:rPr>
        <w:t>[42]</w:t>
      </w:r>
      <w:r w:rsidR="00EF6C5E">
        <w:rPr>
          <w:rFonts w:ascii="宋体" w:hAnsi="宋体"/>
        </w:rPr>
        <w:fldChar w:fldCharType="end"/>
      </w:r>
      <w:del w:id="115" w:author="Shen" w:date="2017-03-30T16:29:00Z">
        <w:r w:rsidR="00EF6C5E" w:rsidDel="00CE510A">
          <w:rPr>
            <w:rFonts w:ascii="宋体" w:hAnsi="宋体" w:hint="eastAsia"/>
          </w:rPr>
          <w:delText>。</w:delText>
        </w:r>
      </w:del>
      <w:ins w:id="116" w:author="Shen" w:date="2017-03-30T16:29:00Z">
        <w:r w:rsidR="00CE510A">
          <w:rPr>
            <w:rFonts w:ascii="宋体" w:hAnsi="宋体" w:hint="eastAsia"/>
          </w:rPr>
          <w:t>，</w:t>
        </w:r>
      </w:ins>
      <w:r w:rsidR="00FF3039" w:rsidRPr="00430891">
        <w:rPr>
          <w:rFonts w:ascii="宋体" w:hAnsi="宋体"/>
        </w:rPr>
        <w:fldChar w:fldCharType="begin"/>
      </w:r>
      <w:r w:rsidR="00FF3039" w:rsidRPr="00430891">
        <w:rPr>
          <w:rFonts w:ascii="宋体" w:hAnsi="宋体"/>
        </w:rPr>
        <w:instrText xml:space="preserve"> </w:instrText>
      </w:r>
      <w:r w:rsidR="00FF3039" w:rsidRPr="00430891">
        <w:rPr>
          <w:rFonts w:ascii="宋体" w:hAnsi="宋体" w:hint="eastAsia"/>
        </w:rPr>
        <w:instrText>REF _Ref478262157 \r \h</w:instrText>
      </w:r>
      <w:r w:rsidR="00FF3039" w:rsidRPr="00430891">
        <w:rPr>
          <w:rFonts w:ascii="宋体" w:hAnsi="宋体"/>
        </w:rPr>
        <w:instrText xml:space="preserve"> </w:instrText>
      </w:r>
      <w:r w:rsidR="00FF3039" w:rsidRPr="00430891">
        <w:rPr>
          <w:rFonts w:ascii="宋体" w:hAnsi="宋体"/>
        </w:rPr>
      </w:r>
      <w:r w:rsidR="00FF3039" w:rsidRPr="00430891">
        <w:rPr>
          <w:rFonts w:ascii="宋体" w:hAnsi="宋体"/>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w:t>
      </w:r>
      <w:r w:rsidRPr="00DE6A00">
        <w:rPr>
          <w:rFonts w:ascii="Times New Roman" w:hAnsi="Times New Roman" w:cs="Times New Roman" w:hint="eastAsia"/>
        </w:rPr>
        <w:t>BSP</w:t>
      </w:r>
      <w:r>
        <w:rPr>
          <w:rFonts w:ascii="宋体" w:hAnsi="宋体" w:hint="eastAsia"/>
        </w:rPr>
        <w:t>模型                  （b）增量计算模型</w:t>
      </w:r>
    </w:p>
    <w:p w14:paraId="1A978D2E" w14:textId="54B021D8" w:rsidR="00E63749" w:rsidRDefault="005E414E" w:rsidP="005E414E">
      <w:pPr>
        <w:pStyle w:val="ad"/>
        <w:jc w:val="center"/>
      </w:pPr>
      <w:r>
        <w:t>图</w:t>
      </w:r>
      <w:r>
        <w:t xml:space="preserve"> </w:t>
      </w:r>
      <w:r w:rsidR="00FA72E3">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10</w:t>
      </w:r>
      <w:r w:rsidR="00A85874">
        <w:fldChar w:fldCharType="end"/>
      </w:r>
      <w:r>
        <w:t xml:space="preserve"> </w:t>
      </w:r>
      <w:r>
        <w:rPr>
          <w:rFonts w:hint="eastAsia"/>
        </w:rPr>
        <w:t>原始计算模型与增量计算模型对比图</w:t>
      </w:r>
    </w:p>
    <w:p w14:paraId="0DA8DF36" w14:textId="7719EF4A" w:rsidR="00A959D0" w:rsidRPr="00A959D0" w:rsidRDefault="00A959D0" w:rsidP="004A4EC6">
      <w:pPr>
        <w:ind w:firstLineChars="200" w:firstLine="480"/>
      </w:pPr>
      <w:r>
        <w:rPr>
          <w:rFonts w:ascii="宋体" w:hAnsi="宋体" w:hint="eastAsia"/>
        </w:rPr>
        <w:t>如图2-</w:t>
      </w:r>
      <w:r w:rsidR="00FA72E3">
        <w:rPr>
          <w:rFonts w:ascii="宋体" w:hAnsi="宋体"/>
        </w:rPr>
        <w:t>10</w:t>
      </w:r>
      <w:r>
        <w:rPr>
          <w:rFonts w:ascii="宋体" w:hAnsi="宋体" w:hint="eastAsia"/>
        </w:rPr>
        <w:t>所示，诸如</w:t>
      </w:r>
      <w:r w:rsidRPr="00DE6A00">
        <w:rPr>
          <w:rFonts w:ascii="Times New Roman" w:hAnsi="Times New Roman" w:cs="Times New Roman" w:hint="eastAsia"/>
        </w:rPr>
        <w:t>Pregel</w:t>
      </w:r>
      <w:r>
        <w:rPr>
          <w:rFonts w:ascii="宋体" w:hAnsi="宋体" w:hint="eastAsia"/>
        </w:rPr>
        <w:t>这样的非增量计算模型，在</w:t>
      </w:r>
      <w:r w:rsidRPr="00DE6A00">
        <w:rPr>
          <w:rFonts w:ascii="Times New Roman" w:hAnsi="Times New Roman" w:cs="Times New Roman" w:hint="eastAsia"/>
        </w:rPr>
        <w:t>T</w:t>
      </w:r>
      <w:r w:rsidRPr="00DE6A00">
        <w:rPr>
          <w:rFonts w:ascii="Times New Roman" w:hAnsi="Times New Roman" w:cs="Times New Roman"/>
        </w:rPr>
        <w:t>1</w:t>
      </w:r>
      <w:r>
        <w:rPr>
          <w:rFonts w:ascii="宋体" w:hAnsi="宋体" w:hint="eastAsia"/>
        </w:rPr>
        <w:t>时刻，根据当前的图数据计算得到结果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rPr>
        <w:t>,</w:t>
      </w:r>
      <w:r>
        <w:rPr>
          <w:rFonts w:ascii="宋体" w:hAnsi="宋体" w:hint="eastAsia"/>
        </w:rPr>
        <w:t>在</w:t>
      </w:r>
      <w:r w:rsidRPr="00DE6A00">
        <w:rPr>
          <w:rFonts w:ascii="Times New Roman" w:hAnsi="Times New Roman" w:cs="Times New Roman" w:hint="eastAsia"/>
        </w:rPr>
        <w:t>T</w:t>
      </w:r>
      <w:r w:rsidRPr="00DE6A00">
        <w:rPr>
          <w:rFonts w:ascii="Times New Roman" w:hAnsi="Times New Roman" w:cs="Times New Roman"/>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w:t>
      </w:r>
      <w:r w:rsidRPr="00DE6A00">
        <w:rPr>
          <w:rFonts w:ascii="Times New Roman" w:hAnsi="Times New Roman" w:cs="Times New Roman" w:hint="eastAsia"/>
        </w:rPr>
        <w:t>R</w:t>
      </w:r>
      <w:r w:rsidRPr="00DE6A00">
        <w:rPr>
          <w:rFonts w:ascii="Times New Roman" w:hAnsi="Times New Roman" w:cs="Times New Roman"/>
        </w:rPr>
        <w:t>1</w:t>
      </w:r>
      <w:r>
        <w:rPr>
          <w:rFonts w:ascii="宋体" w:hAnsi="宋体" w:hint="eastAsia"/>
        </w:rPr>
        <w:t>上</w:t>
      </w:r>
      <w:r>
        <w:rPr>
          <w:rFonts w:ascii="宋体" w:hAnsi="宋体" w:hint="eastAsia"/>
        </w:rPr>
        <w:lastRenderedPageBreak/>
        <w:t>进行更新，</w:t>
      </w:r>
      <w:r w:rsidR="00EF6C5E">
        <w:rPr>
          <w:rFonts w:ascii="宋体" w:hAnsi="宋体" w:hint="eastAsia"/>
        </w:rPr>
        <w:t>仅</w:t>
      </w:r>
      <w:r w:rsidR="00B77F3F">
        <w:rPr>
          <w:rFonts w:ascii="宋体" w:hAnsi="宋体" w:hint="eastAsia"/>
        </w:rPr>
        <w:t>计算增量数据带来的影响，</w:t>
      </w:r>
      <w:r>
        <w:rPr>
          <w:rFonts w:ascii="宋体" w:hAnsi="宋体" w:hint="eastAsia"/>
        </w:rPr>
        <w:t>这样极大程度的复用了</w:t>
      </w:r>
      <w:r w:rsidRPr="00DE6A00">
        <w:rPr>
          <w:rFonts w:ascii="Times New Roman" w:hAnsi="Times New Roman" w:cs="Times New Roman" w:hint="eastAsia"/>
        </w:rPr>
        <w:t>T</w:t>
      </w:r>
      <w:r w:rsidRPr="00DE6A00">
        <w:rPr>
          <w:rFonts w:ascii="Times New Roman" w:hAnsi="Times New Roman" w:cs="Times New Roman"/>
        </w:rPr>
        <w:t>1</w:t>
      </w:r>
      <w:r w:rsidR="00ED7CEA">
        <w:rPr>
          <w:rFonts w:ascii="宋体" w:hAnsi="宋体" w:hint="eastAsia"/>
        </w:rPr>
        <w:t>时刻的计算结果，</w:t>
      </w:r>
      <w:r>
        <w:rPr>
          <w:rFonts w:ascii="宋体" w:hAnsi="宋体" w:hint="eastAsia"/>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3D2D682E" w:rsidR="00CB7375" w:rsidRDefault="00F32339" w:rsidP="00F43409">
      <w:pPr>
        <w:ind w:firstLineChars="200" w:firstLine="480"/>
        <w:rPr>
          <w:rFonts w:ascii="宋体" w:hAnsi="宋体"/>
        </w:rPr>
      </w:pPr>
      <w:r w:rsidRPr="00DE6A00">
        <w:rPr>
          <w:rFonts w:ascii="Times New Roman" w:hAnsi="Times New Roman" w:cs="Times New Roman" w:hint="eastAsia"/>
        </w:rPr>
        <w:t>Kineo</w:t>
      </w:r>
      <w:r w:rsidRPr="00DE6A00">
        <w:rPr>
          <w:rFonts w:ascii="Times New Roman" w:hAnsi="Times New Roman" w:cs="Times New Roman"/>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021115">
        <w:rPr>
          <w:rFonts w:ascii="宋体" w:hAnsi="宋体"/>
        </w:rPr>
        <w:t>[13]</w:t>
      </w:r>
      <w:r w:rsidR="00FF3039">
        <w:rPr>
          <w:rFonts w:ascii="宋体" w:hAnsi="宋体"/>
        </w:rPr>
        <w:fldChar w:fldCharType="end"/>
      </w:r>
      <w:r>
        <w:rPr>
          <w:rFonts w:ascii="宋体" w:hAnsi="宋体" w:hint="eastAsia"/>
        </w:rPr>
        <w:t>是一个支持增量计算的</w:t>
      </w:r>
      <w:r w:rsidR="007E7009">
        <w:rPr>
          <w:rFonts w:ascii="宋体" w:hAnsi="宋体" w:hint="eastAsia"/>
        </w:rPr>
        <w:t>准实时</w:t>
      </w:r>
      <w:r>
        <w:rPr>
          <w:rFonts w:ascii="宋体" w:hAnsi="宋体" w:hint="eastAsia"/>
        </w:rPr>
        <w:t>流式图计算系统。</w:t>
      </w:r>
      <w:r w:rsidR="009046B7">
        <w:rPr>
          <w:rFonts w:ascii="宋体" w:hAnsi="宋体" w:hint="eastAsia"/>
        </w:rPr>
        <w:t>它采用</w:t>
      </w:r>
      <w:r w:rsidR="00F346A9" w:rsidRPr="00DE6A00">
        <w:rPr>
          <w:rFonts w:ascii="Times New Roman" w:hAnsi="Times New Roman" w:cs="Times New Roman"/>
        </w:rPr>
        <w:t>VC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DE6A00">
        <w:rPr>
          <w:rFonts w:ascii="Times New Roman" w:hAnsi="Times New Roman" w:cs="Times New Roman" w:hint="eastAsia"/>
        </w:rPr>
        <w:t>Kineo</w:t>
      </w:r>
      <w:r w:rsidR="00E60E21" w:rsidRPr="00DE6A00">
        <w:rPr>
          <w:rFonts w:ascii="Times New Roman" w:hAnsi="Times New Roman" w:cs="Times New Roman"/>
        </w:rPr>
        <w:t>Graph</w:t>
      </w:r>
      <w:r w:rsidR="00E60E21">
        <w:rPr>
          <w:rFonts w:ascii="宋体" w:hAnsi="宋体" w:hint="eastAsia"/>
        </w:rPr>
        <w:t>的系统架构图如图</w:t>
      </w:r>
      <w:r w:rsidR="00256E00">
        <w:rPr>
          <w:rFonts w:ascii="宋体" w:hAnsi="宋体" w:hint="eastAsia"/>
        </w:rPr>
        <w:t>2-</w:t>
      </w:r>
      <w:r w:rsidR="00EB6168">
        <w:rPr>
          <w:rFonts w:ascii="宋体" w:hAnsi="宋体"/>
        </w:rPr>
        <w:t>11</w:t>
      </w:r>
      <w:r w:rsidR="00F538DF">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05BB1A94">
            <wp:extent cx="3290762" cy="2679405"/>
            <wp:effectExtent l="0" t="0" r="508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723" cy="2697286"/>
                    </a:xfrm>
                    <a:prstGeom prst="rect">
                      <a:avLst/>
                    </a:prstGeom>
                  </pic:spPr>
                </pic:pic>
              </a:graphicData>
            </a:graphic>
          </wp:inline>
        </w:drawing>
      </w:r>
    </w:p>
    <w:p w14:paraId="3211782C" w14:textId="3180D52D" w:rsidR="00F43409" w:rsidRDefault="00256E00" w:rsidP="00256E00">
      <w:pPr>
        <w:pStyle w:val="ad"/>
        <w:jc w:val="center"/>
      </w:pPr>
      <w:r>
        <w:t>图</w:t>
      </w:r>
      <w:r>
        <w:t xml:space="preserve"> </w:t>
      </w:r>
      <w:r w:rsidR="00EB6168">
        <w:t>2</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11</w:t>
      </w:r>
      <w:r w:rsidR="00A85874">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w:t>
      </w:r>
      <w:r w:rsidRPr="00DE6A00">
        <w:rPr>
          <w:rFonts w:ascii="Times New Roman" w:hAnsi="Times New Roman" w:cs="Times New Roman" w:hint="eastAsia"/>
        </w:rPr>
        <w:t>In</w:t>
      </w:r>
      <w:r w:rsidRPr="00DE6A00">
        <w:rPr>
          <w:rFonts w:ascii="Times New Roman" w:hAnsi="Times New Roman" w:cs="Times New Roman"/>
        </w:rPr>
        <w:t>gest</w:t>
      </w:r>
      <w:r w:rsidRPr="00305B03">
        <w:rPr>
          <w:rFonts w:ascii="宋体" w:hAnsi="宋体"/>
        </w:rPr>
        <w:t xml:space="preserve"> </w:t>
      </w:r>
      <w:r w:rsidRPr="00DE6A00">
        <w:rPr>
          <w:rFonts w:ascii="Times New Roman" w:hAnsi="Times New Roman" w:cs="Times New Roman"/>
        </w:rPr>
        <w:t>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w:t>
      </w:r>
      <w:r w:rsidRPr="00DE6A00">
        <w:rPr>
          <w:rFonts w:ascii="Times New Roman" w:hAnsi="Times New Roman" w:cs="Times New Roman" w:hint="eastAsia"/>
        </w:rPr>
        <w:t>Graph</w:t>
      </w:r>
      <w:r w:rsidRPr="007521AF">
        <w:rPr>
          <w:rFonts w:ascii="宋体" w:hAnsi="宋体" w:hint="eastAsia"/>
        </w:rPr>
        <w:t xml:space="preserve"> </w:t>
      </w:r>
      <w:r w:rsidRPr="00DE6A00">
        <w:rPr>
          <w:rFonts w:ascii="Times New Roman" w:hAnsi="Times New Roman" w:cs="Times New Roman" w:hint="eastAsia"/>
        </w:rPr>
        <w:t>Nodes</w:t>
      </w:r>
      <w:r w:rsidRPr="007521AF">
        <w:rPr>
          <w:rFonts w:ascii="宋体" w:hAnsi="宋体" w:hint="eastAsia"/>
        </w:rPr>
        <w:t>）</w:t>
      </w:r>
      <w:r>
        <w:rPr>
          <w:rFonts w:ascii="宋体" w:hAnsi="宋体" w:hint="eastAsia"/>
        </w:rPr>
        <w:t>：存储图节点的信息和新增的图数据，并且完成分发过来的事务的计算，并向全局进度表汇报当前图的更新进度；</w:t>
      </w:r>
    </w:p>
    <w:p w14:paraId="70A1AD37" w14:textId="1238FF1F"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w:t>
      </w:r>
      <w:r w:rsidRPr="00DE6A00">
        <w:rPr>
          <w:rFonts w:ascii="Times New Roman" w:hAnsi="Times New Roman" w:cs="Times New Roman" w:hint="eastAsia"/>
        </w:rPr>
        <w:t>Progress</w:t>
      </w:r>
      <w:r>
        <w:rPr>
          <w:rFonts w:ascii="宋体" w:hAnsi="宋体"/>
        </w:rPr>
        <w:t xml:space="preserve"> </w:t>
      </w:r>
      <w:r w:rsidRPr="00DE6A00">
        <w:rPr>
          <w:rFonts w:ascii="Times New Roman" w:hAnsi="Times New Roman" w:cs="Times New Roman" w:hint="eastAsia"/>
        </w:rPr>
        <w:t>Table</w:t>
      </w:r>
      <w:r w:rsidR="00BC00A2" w:rsidRPr="007521AF">
        <w:rPr>
          <w:rFonts w:ascii="宋体" w:hAnsi="宋体" w:hint="eastAsia"/>
        </w:rPr>
        <w:t>）</w:t>
      </w:r>
      <w:r w:rsidR="00BC00A2">
        <w:rPr>
          <w:rFonts w:ascii="宋体" w:hAnsi="宋体" w:hint="eastAsia"/>
        </w:rPr>
        <w:t>：</w:t>
      </w:r>
      <w:r>
        <w:rPr>
          <w:rFonts w:ascii="宋体" w:hAnsi="宋体" w:hint="eastAsia"/>
        </w:rPr>
        <w:t>存储各个图节点的更新进度，并且向快照器提供各个图节点的更新状态；</w:t>
      </w:r>
    </w:p>
    <w:p w14:paraId="7C60B19E" w14:textId="4698D48A"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sidRPr="00DE6A00">
        <w:rPr>
          <w:rFonts w:ascii="Times New Roman" w:hAnsi="Times New Roman" w:cs="Times New Roman"/>
        </w:rPr>
        <w:t>Snap</w:t>
      </w:r>
      <w:r>
        <w:rPr>
          <w:rFonts w:ascii="宋体" w:hAnsi="宋体"/>
        </w:rPr>
        <w:t xml:space="preserve"> </w:t>
      </w:r>
      <w:r w:rsidRPr="00DE6A00">
        <w:rPr>
          <w:rFonts w:ascii="Times New Roman" w:hAnsi="Times New Roman" w:cs="Times New Roman"/>
        </w:rPr>
        <w:t>Shooter</w:t>
      </w:r>
      <w:r w:rsidR="00EF4442" w:rsidRPr="007521AF">
        <w:rPr>
          <w:rFonts w:ascii="宋体" w:hAnsi="宋体" w:hint="eastAsia"/>
        </w:rPr>
        <w:t>）</w:t>
      </w:r>
      <w:r w:rsidR="00EF4442">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6EF877B0" w:rsidR="006D3ECF" w:rsidRPr="00926138" w:rsidRDefault="006D3ECF" w:rsidP="0021320B">
      <w:pPr>
        <w:ind w:firstLineChars="200" w:firstLine="480"/>
        <w:rPr>
          <w:rFonts w:ascii="宋体" w:hAnsi="宋体"/>
        </w:rPr>
      </w:pPr>
      <w:r w:rsidRPr="00926138">
        <w:rPr>
          <w:rFonts w:ascii="宋体" w:hAnsi="宋体" w:hint="eastAsia"/>
        </w:rPr>
        <w:t>由于</w:t>
      </w:r>
      <w:r w:rsidR="00926138" w:rsidRPr="00DE6A00">
        <w:rPr>
          <w:rFonts w:ascii="Times New Roman" w:hAnsi="Times New Roman" w:cs="Times New Roman"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021115">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bookmarkStart w:id="117" w:name="OLE_LINK8"/>
      <w:bookmarkStart w:id="118" w:name="OLE_LINK9"/>
      <w:r w:rsidR="0021320B" w:rsidRPr="00DE6A00">
        <w:rPr>
          <w:rFonts w:ascii="Times New Roman" w:hAnsi="Times New Roman" w:cs="Times New Roman" w:hint="eastAsia"/>
        </w:rPr>
        <w:t>Spec</w:t>
      </w:r>
      <w:r w:rsidR="0021320B" w:rsidRPr="00DE6A00">
        <w:rPr>
          <w:rFonts w:ascii="Times New Roman" w:hAnsi="Times New Roman" w:cs="Times New Roman"/>
        </w:rPr>
        <w:t>Graph</w:t>
      </w:r>
      <w:bookmarkEnd w:id="117"/>
      <w:bookmarkEnd w:id="118"/>
      <w:r w:rsidR="0021320B">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w:t>
      </w:r>
      <w:del w:id="119" w:author="Shen" w:date="2017-03-30T16:31:00Z">
        <w:r w:rsidR="00AC4085" w:rsidDel="00974F33">
          <w:rPr>
            <w:rFonts w:ascii="宋体" w:hAnsi="宋体" w:hint="eastAsia"/>
          </w:rPr>
          <w:delText>的</w:delText>
        </w:r>
      </w:del>
      <w:ins w:id="120" w:author="Shen" w:date="2017-03-30T16:31:00Z">
        <w:r w:rsidR="00974F33">
          <w:rPr>
            <w:rFonts w:ascii="宋体" w:hAnsi="宋体" w:hint="eastAsia"/>
          </w:rPr>
          <w:t>地</w:t>
        </w:r>
      </w:ins>
      <w:r w:rsidR="00AC4085">
        <w:rPr>
          <w:rFonts w:ascii="宋体" w:hAnsi="宋体" w:hint="eastAsia"/>
        </w:rPr>
        <w:t>提高了系统的并发度。</w:t>
      </w:r>
    </w:p>
    <w:p w14:paraId="57554D24" w14:textId="0C7EF618" w:rsidR="009261FD" w:rsidRDefault="00506EA0" w:rsidP="00DF3CCC">
      <w:pPr>
        <w:pStyle w:val="3"/>
        <w:numPr>
          <w:ilvl w:val="2"/>
          <w:numId w:val="35"/>
        </w:numPr>
      </w:pPr>
      <w:bookmarkStart w:id="121" w:name="_Toc478509264"/>
      <w:bookmarkStart w:id="122" w:name="_Toc478569349"/>
      <w:r>
        <w:rPr>
          <w:rFonts w:hint="eastAsia"/>
        </w:rPr>
        <w:lastRenderedPageBreak/>
        <w:t>常见图系统总结</w:t>
      </w:r>
      <w:bookmarkEnd w:id="121"/>
      <w:bookmarkEnd w:id="122"/>
    </w:p>
    <w:p w14:paraId="5B66256C" w14:textId="2A21B119"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sidRPr="00DE6A00">
        <w:rPr>
          <w:rFonts w:ascii="Times New Roman" w:hAnsi="Times New Roman" w:cs="Times New Roman" w:hint="eastAsia"/>
        </w:rPr>
        <w:t>PowerGraph</w:t>
      </w:r>
      <w:r w:rsidR="00D25AA5" w:rsidRPr="007C1A8B">
        <w:rPr>
          <w:rFonts w:ascii="宋体" w:hAnsi="宋体" w:hint="eastAsia"/>
        </w:rPr>
        <w:t>这类专门处理符合</w:t>
      </w:r>
      <w:r w:rsidR="00D25AA5" w:rsidRPr="00DE6A00">
        <w:rPr>
          <w:rFonts w:ascii="Times New Roman" w:hAnsi="Times New Roman" w:cs="Times New Roman" w:hint="eastAsia"/>
        </w:rPr>
        <w:t>Power</w:t>
      </w:r>
      <w:r w:rsidR="00FF59E2">
        <w:rPr>
          <w:rFonts w:ascii="宋体" w:hAnsi="宋体"/>
        </w:rPr>
        <w:t xml:space="preserve"> </w:t>
      </w:r>
      <w:r w:rsidR="00FF59E2" w:rsidRPr="00DE6A00">
        <w:rPr>
          <w:rFonts w:ascii="Times New Roman" w:hAnsi="Times New Roman" w:cs="Times New Roman"/>
        </w:rPr>
        <w:t>La</w:t>
      </w:r>
      <w:r w:rsidR="00D25AA5" w:rsidRPr="00DE6A00">
        <w:rPr>
          <w:rFonts w:ascii="Times New Roman" w:hAnsi="Times New Roman" w:cs="Times New Roman"/>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2F64D4">
        <w:rPr>
          <w:rFonts w:ascii="宋体" w:hAnsi="宋体" w:hint="eastAsia"/>
        </w:rPr>
        <w:t>顶</w:t>
      </w:r>
      <w:r w:rsidR="00772C1F" w:rsidRPr="007C1A8B">
        <w:rPr>
          <w:rFonts w:ascii="宋体" w:hAnsi="宋体" w:hint="eastAsia"/>
        </w:rPr>
        <w:t>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w:t>
      </w:r>
      <w:r w:rsidR="005B2E04" w:rsidRPr="00DE6A00">
        <w:rPr>
          <w:rFonts w:ascii="Times New Roman" w:hAnsi="Times New Roman" w:cs="Times New Roman"/>
        </w:rPr>
        <w:t>VC</w:t>
      </w:r>
      <w:r w:rsidR="00772C1F" w:rsidRPr="007C1A8B">
        <w:rPr>
          <w:rFonts w:ascii="宋体" w:hAnsi="宋体" w:hint="eastAsia"/>
        </w:rPr>
        <w:t>的编程模型和</w:t>
      </w:r>
      <w:r w:rsidR="00772C1F" w:rsidRPr="00DE6A00">
        <w:rPr>
          <w:rFonts w:ascii="Times New Roman" w:hAnsi="Times New Roman" w:cs="Times New Roman" w:hint="eastAsia"/>
        </w:rPr>
        <w:t>BSP</w:t>
      </w:r>
      <w:r w:rsidR="00772C1F" w:rsidRPr="007C1A8B">
        <w:rPr>
          <w:rFonts w:ascii="宋体" w:hAnsi="宋体" w:hint="eastAsia"/>
        </w:rPr>
        <w:t>计算模型，</w:t>
      </w:r>
      <w:r w:rsidR="00AE233A">
        <w:rPr>
          <w:rFonts w:ascii="宋体" w:hAnsi="宋体" w:hint="eastAsia"/>
        </w:rPr>
        <w:t>而</w:t>
      </w:r>
      <w:r w:rsidR="00055ECB" w:rsidRPr="00DE6A00">
        <w:rPr>
          <w:rFonts w:ascii="Times New Roman" w:hAnsi="Times New Roman" w:cs="Times New Roman" w:hint="eastAsia"/>
        </w:rPr>
        <w:t>Power</w:t>
      </w:r>
      <w:r w:rsidR="00055ECB" w:rsidRPr="00DE6A00">
        <w:rPr>
          <w:rFonts w:ascii="Times New Roman" w:hAnsi="Times New Roman" w:cs="Times New Roman"/>
        </w:rPr>
        <w:t>Graph</w:t>
      </w:r>
      <w:r w:rsidR="00055ECB">
        <w:rPr>
          <w:rFonts w:ascii="宋体" w:hAnsi="宋体" w:hint="eastAsia"/>
        </w:rPr>
        <w:t>采用了</w:t>
      </w:r>
      <w:r w:rsidR="001A2512">
        <w:rPr>
          <w:rFonts w:ascii="宋体" w:hAnsi="宋体" w:hint="eastAsia"/>
        </w:rPr>
        <w:t>启发式的切点法来划分数据，细粒度的</w:t>
      </w:r>
      <w:r w:rsidR="001A2512" w:rsidRPr="00DE6A00">
        <w:rPr>
          <w:rFonts w:ascii="Times New Roman" w:hAnsi="Times New Roman" w:cs="Times New Roman" w:hint="eastAsia"/>
        </w:rPr>
        <w:t>GAS</w:t>
      </w:r>
      <w:r w:rsidR="001A2512">
        <w:rPr>
          <w:rFonts w:ascii="宋体" w:hAnsi="宋体" w:hint="eastAsia"/>
        </w:rPr>
        <w:t>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w:t>
      </w:r>
      <w:r w:rsidR="00A5049D" w:rsidRPr="00DE6A00">
        <w:rPr>
          <w:rFonts w:ascii="Times New Roman" w:hAnsi="Times New Roman" w:cs="Times New Roman"/>
        </w:rPr>
        <w:t>VC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5C4D1E">
        <w:rPr>
          <w:rFonts w:ascii="宋体" w:hAnsi="宋体" w:hint="eastAsia"/>
        </w:rPr>
        <w:t>，</w:t>
      </w:r>
      <w:r w:rsidR="00AC0326">
        <w:rPr>
          <w:rFonts w:ascii="宋体" w:hAnsi="宋体" w:hint="eastAsia"/>
        </w:rPr>
        <w:t>像</w:t>
      </w:r>
      <w:r w:rsidR="00242ED8" w:rsidRPr="00DE6A00">
        <w:rPr>
          <w:rFonts w:ascii="Times New Roman" w:hAnsi="Times New Roman" w:cs="Times New Roman" w:hint="eastAsia"/>
        </w:rPr>
        <w:t>Pregel</w:t>
      </w:r>
      <w:r w:rsidR="00A66CC4">
        <w:rPr>
          <w:rFonts w:ascii="Times New Roman" w:hAnsi="Times New Roman" w:cs="Times New Roman" w:hint="eastAsia"/>
        </w:rPr>
        <w:t>、</w:t>
      </w:r>
      <w:r w:rsidR="00A66CC4">
        <w:rPr>
          <w:rFonts w:ascii="Times New Roman" w:hAnsi="Times New Roman" w:cs="Times New Roman" w:hint="eastAsia"/>
        </w:rPr>
        <w:t>Graph</w:t>
      </w:r>
      <w:r w:rsidR="00A66CC4">
        <w:rPr>
          <w:rFonts w:ascii="Times New Roman" w:hAnsi="Times New Roman" w:cs="Times New Roman"/>
        </w:rPr>
        <w:t>Lab</w:t>
      </w:r>
      <w:r w:rsidR="00242ED8">
        <w:rPr>
          <w:rFonts w:ascii="宋体" w:hAnsi="宋体" w:hint="eastAsia"/>
        </w:rPr>
        <w:t>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3C32B7F4" w:rsidR="00F51C64" w:rsidRDefault="00F51C64" w:rsidP="00F51C64">
      <w:pPr>
        <w:pStyle w:val="ad"/>
        <w:keepNext/>
        <w:jc w:val="center"/>
      </w:pPr>
      <w:r>
        <w:t>表格</w:t>
      </w:r>
      <w:r>
        <w:t xml:space="preserve"> </w:t>
      </w:r>
      <w:r w:rsidR="004F018A">
        <w:t>2</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BD3D9E">
        <w:rPr>
          <w:noProof/>
        </w:rPr>
        <w:t>1</w:t>
      </w:r>
      <w:r w:rsidR="00BD3D9E">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Spark GraphX</w:t>
            </w:r>
          </w:p>
        </w:tc>
        <w:tc>
          <w:tcPr>
            <w:tcW w:w="1701" w:type="dxa"/>
          </w:tcPr>
          <w:p w14:paraId="1EDA8568" w14:textId="004ABB40"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403C97DC" w14:textId="33015537"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6F9AABC9"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Flink Gelly</w:t>
            </w:r>
          </w:p>
        </w:tc>
        <w:tc>
          <w:tcPr>
            <w:tcW w:w="1701" w:type="dxa"/>
          </w:tcPr>
          <w:p w14:paraId="0C1203F4" w14:textId="4B361B9F"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顶点</w:t>
            </w:r>
            <w:r w:rsidR="008D0C9D" w:rsidRPr="009261FD">
              <w:rPr>
                <w:rFonts w:ascii="宋体" w:hAnsi="宋体" w:hint="eastAsia"/>
                <w:sz w:val="21"/>
                <w:szCs w:val="21"/>
              </w:rPr>
              <w:t>随机哈希</w:t>
            </w:r>
          </w:p>
        </w:tc>
        <w:tc>
          <w:tcPr>
            <w:tcW w:w="1980" w:type="dxa"/>
          </w:tcPr>
          <w:p w14:paraId="2A2E6CA7" w14:textId="39BD6F1A"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520B014F"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Pregel</w:t>
            </w:r>
          </w:p>
        </w:tc>
        <w:tc>
          <w:tcPr>
            <w:tcW w:w="1701" w:type="dxa"/>
          </w:tcPr>
          <w:p w14:paraId="33EFF252" w14:textId="5701B854" w:rsidR="008D0C9D" w:rsidRPr="009261F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172FF8E0" w14:textId="5BB418DB"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266B6EFC"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GraphLab</w:t>
            </w:r>
          </w:p>
        </w:tc>
        <w:tc>
          <w:tcPr>
            <w:tcW w:w="1701" w:type="dxa"/>
          </w:tcPr>
          <w:p w14:paraId="313A5E78" w14:textId="7CC3EF08"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2746FA3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PowerGraph</w:t>
            </w:r>
          </w:p>
        </w:tc>
        <w:tc>
          <w:tcPr>
            <w:tcW w:w="1701" w:type="dxa"/>
          </w:tcPr>
          <w:p w14:paraId="000B8FF5" w14:textId="3CC2A4C0" w:rsidR="008D0C9D" w:rsidRDefault="002F64D4"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5A2645">
              <w:rPr>
                <w:rFonts w:ascii="宋体" w:hAnsi="宋体" w:hint="eastAsia"/>
                <w:sz w:val="21"/>
                <w:szCs w:val="21"/>
              </w:rPr>
              <w:t>点随机哈希</w:t>
            </w:r>
          </w:p>
          <w:p w14:paraId="116AC39E" w14:textId="42C55769" w:rsidR="008D0C9D" w:rsidRPr="00B14361"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Change w:id="123" w:author="Shen" w:date="2017-03-30T16:34:00Z">
                  <w:rPr>
                    <w:rFonts w:ascii="宋体" w:hAnsi="宋体"/>
                    <w:sz w:val="21"/>
                    <w:szCs w:val="21"/>
                  </w:rPr>
                </w:rPrChange>
              </w:rPr>
            </w:pPr>
            <w:r w:rsidRPr="00B14361">
              <w:rPr>
                <w:rFonts w:ascii="Times New Roman" w:hAnsi="Times New Roman" w:cs="Times New Roman"/>
                <w:sz w:val="21"/>
                <w:szCs w:val="21"/>
                <w:rPrChange w:id="124" w:author="Shen" w:date="2017-03-30T16:34:00Z">
                  <w:rPr>
                    <w:rFonts w:ascii="宋体" w:hAnsi="宋体" w:hint="eastAsia"/>
                    <w:sz w:val="21"/>
                    <w:szCs w:val="21"/>
                  </w:rPr>
                </w:rPrChange>
              </w:rPr>
              <w:t>Edge-Cut</w:t>
            </w:r>
          </w:p>
          <w:p w14:paraId="47DF3FBE" w14:textId="39328CFB" w:rsidR="008D0C9D" w:rsidRPr="00B14361"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Change w:id="125" w:author="Shen" w:date="2017-03-30T16:34:00Z">
                  <w:rPr>
                    <w:rFonts w:ascii="宋体" w:hAnsi="宋体"/>
                    <w:sz w:val="21"/>
                    <w:szCs w:val="21"/>
                  </w:rPr>
                </w:rPrChange>
              </w:rPr>
            </w:pPr>
            <w:r w:rsidRPr="00B14361">
              <w:rPr>
                <w:rFonts w:ascii="Times New Roman" w:hAnsi="Times New Roman" w:cs="Times New Roman"/>
                <w:sz w:val="21"/>
                <w:szCs w:val="21"/>
                <w:rPrChange w:id="126" w:author="Shen" w:date="2017-03-30T16:34:00Z">
                  <w:rPr>
                    <w:rFonts w:ascii="宋体" w:hAnsi="宋体" w:hint="eastAsia"/>
                    <w:sz w:val="21"/>
                    <w:szCs w:val="21"/>
                  </w:rPr>
                </w:rPrChange>
              </w:rPr>
              <w:t>Vertex</w:t>
            </w:r>
            <w:r w:rsidR="005A2645" w:rsidRPr="00B14361">
              <w:rPr>
                <w:rFonts w:ascii="Times New Roman" w:hAnsi="Times New Roman" w:cs="Times New Roman"/>
                <w:sz w:val="21"/>
                <w:szCs w:val="21"/>
                <w:rPrChange w:id="127" w:author="Shen" w:date="2017-03-30T16:34:00Z">
                  <w:rPr>
                    <w:rFonts w:ascii="宋体" w:hAnsi="宋体"/>
                    <w:sz w:val="21"/>
                    <w:szCs w:val="21"/>
                  </w:rPr>
                </w:rPrChange>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14361">
              <w:rPr>
                <w:rFonts w:ascii="Times New Roman" w:hAnsi="Times New Roman" w:cs="Times New Roman"/>
                <w:sz w:val="21"/>
                <w:szCs w:val="21"/>
                <w:rPrChange w:id="128" w:author="Shen" w:date="2017-03-30T16:34:00Z">
                  <w:rPr>
                    <w:rFonts w:ascii="宋体" w:hAnsi="宋体" w:hint="eastAsia"/>
                    <w:sz w:val="21"/>
                    <w:szCs w:val="21"/>
                  </w:rPr>
                </w:rPrChange>
              </w:rPr>
              <w:t>启发式</w:t>
            </w:r>
            <w:r w:rsidRPr="00B14361">
              <w:rPr>
                <w:rFonts w:ascii="Times New Roman" w:hAnsi="Times New Roman" w:cs="Times New Roman"/>
                <w:sz w:val="21"/>
                <w:szCs w:val="21"/>
                <w:rPrChange w:id="129" w:author="Shen" w:date="2017-03-30T16:34:00Z">
                  <w:rPr>
                    <w:rFonts w:ascii="宋体" w:hAnsi="宋体" w:hint="eastAsia"/>
                    <w:sz w:val="21"/>
                    <w:szCs w:val="21"/>
                  </w:rPr>
                </w:rPrChange>
              </w:rPr>
              <w:t>v</w:t>
            </w:r>
            <w:r w:rsidRPr="00B14361">
              <w:rPr>
                <w:rFonts w:ascii="Times New Roman" w:hAnsi="Times New Roman" w:cs="Times New Roman"/>
                <w:sz w:val="21"/>
                <w:szCs w:val="21"/>
                <w:rPrChange w:id="130" w:author="Shen" w:date="2017-03-30T16:34:00Z">
                  <w:rPr>
                    <w:rFonts w:ascii="宋体" w:hAnsi="宋体"/>
                    <w:sz w:val="21"/>
                    <w:szCs w:val="21"/>
                  </w:rPr>
                </w:rPrChange>
              </w:rPr>
              <w:t>-cut</w:t>
            </w:r>
          </w:p>
        </w:tc>
        <w:tc>
          <w:tcPr>
            <w:tcW w:w="1980" w:type="dxa"/>
          </w:tcPr>
          <w:p w14:paraId="5B593A44" w14:textId="77777777" w:rsidR="008D0C9D" w:rsidRPr="00DE6A00"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Giraph</w:t>
            </w:r>
          </w:p>
        </w:tc>
        <w:tc>
          <w:tcPr>
            <w:tcW w:w="1701" w:type="dxa"/>
          </w:tcPr>
          <w:p w14:paraId="038C2913" w14:textId="6D00F91E" w:rsidR="008D0C9D" w:rsidRPr="009261FD" w:rsidRDefault="002F64D4"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顶</w:t>
            </w:r>
            <w:r w:rsidR="008D0C9D" w:rsidRPr="009261FD">
              <w:rPr>
                <w:rFonts w:ascii="宋体" w:hAnsi="宋体" w:hint="eastAsia"/>
                <w:sz w:val="21"/>
                <w:szCs w:val="21"/>
              </w:rPr>
              <w:t>点随机哈希</w:t>
            </w:r>
          </w:p>
        </w:tc>
        <w:tc>
          <w:tcPr>
            <w:tcW w:w="1980" w:type="dxa"/>
          </w:tcPr>
          <w:p w14:paraId="33107AF8" w14:textId="3907A003" w:rsidR="008D0C9D" w:rsidRPr="00DE6A00" w:rsidRDefault="0036719B"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A4A575C" w14:textId="77777777" w:rsidR="008D0C9D" w:rsidRPr="00DE6A00"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DE6A00"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KineoGraph</w:t>
            </w:r>
          </w:p>
        </w:tc>
        <w:tc>
          <w:tcPr>
            <w:tcW w:w="1701" w:type="dxa"/>
          </w:tcPr>
          <w:p w14:paraId="1BE43C0B" w14:textId="719921D1" w:rsidR="002A457F" w:rsidRPr="009261FD" w:rsidRDefault="002F64D4"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顶</w:t>
            </w:r>
            <w:r w:rsidR="002A457F">
              <w:rPr>
                <w:rFonts w:ascii="宋体" w:hAnsi="宋体" w:hint="eastAsia"/>
                <w:sz w:val="21"/>
                <w:szCs w:val="21"/>
              </w:rPr>
              <w:t>点随机哈希</w:t>
            </w:r>
          </w:p>
        </w:tc>
        <w:tc>
          <w:tcPr>
            <w:tcW w:w="1980" w:type="dxa"/>
          </w:tcPr>
          <w:p w14:paraId="1DE03A3B" w14:textId="74E0B751" w:rsidR="002A457F" w:rsidRPr="00DE6A00" w:rsidRDefault="0036719B" w:rsidP="002A457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3847DA" w:rsidRPr="009261FD" w14:paraId="79811CD7"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CF4AA40" w14:textId="77777777" w:rsidR="003847DA" w:rsidRDefault="003847DA" w:rsidP="002A457F">
            <w:pPr>
              <w:jc w:val="center"/>
              <w:rPr>
                <w:rFonts w:ascii="宋体" w:hAnsi="宋体"/>
                <w:sz w:val="21"/>
                <w:szCs w:val="21"/>
              </w:rPr>
            </w:pPr>
          </w:p>
        </w:tc>
        <w:tc>
          <w:tcPr>
            <w:tcW w:w="1701" w:type="dxa"/>
          </w:tcPr>
          <w:p w14:paraId="4134332A" w14:textId="279CA90B"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IncGraph</w:t>
            </w:r>
          </w:p>
        </w:tc>
        <w:tc>
          <w:tcPr>
            <w:tcW w:w="1701" w:type="dxa"/>
          </w:tcPr>
          <w:p w14:paraId="0A9BAAE7" w14:textId="400DDC85"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10F80ED4" w14:textId="6ED1A5C4" w:rsidR="003847DA" w:rsidRPr="00DE6A00"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175D8341" w14:textId="3929FA4C" w:rsidR="003847DA" w:rsidRDefault="003847DA" w:rsidP="002A457F">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DE6A00"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SpecGraph</w:t>
            </w:r>
          </w:p>
        </w:tc>
        <w:tc>
          <w:tcPr>
            <w:tcW w:w="1701" w:type="dxa"/>
          </w:tcPr>
          <w:p w14:paraId="3E87FA97" w14:textId="5EBA39B7" w:rsidR="008D0C9D" w:rsidRPr="009261FD" w:rsidRDefault="002A457F"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63DAEE9C" w:rsidR="008D0C9D" w:rsidRPr="00DE6A00" w:rsidRDefault="0036719B" w:rsidP="00D3256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DE6A00">
              <w:rPr>
                <w:rFonts w:ascii="Times New Roman" w:hAnsi="Times New Roman" w:cs="Times New Roman"/>
                <w:sz w:val="21"/>
                <w:szCs w:val="21"/>
              </w:rPr>
              <w:t>VC</w:t>
            </w:r>
          </w:p>
        </w:tc>
        <w:tc>
          <w:tcPr>
            <w:tcW w:w="1559" w:type="dxa"/>
          </w:tcPr>
          <w:p w14:paraId="3EBE0BDA" w14:textId="0C630243" w:rsidR="008D0C9D" w:rsidRPr="009261FD" w:rsidRDefault="0092461C"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72082C39" w:rsidR="000138BA" w:rsidRDefault="00590260" w:rsidP="00DF3CCC">
      <w:pPr>
        <w:pStyle w:val="2"/>
        <w:numPr>
          <w:ilvl w:val="1"/>
          <w:numId w:val="35"/>
        </w:numPr>
      </w:pPr>
      <w:bookmarkStart w:id="131" w:name="_Toc478509265"/>
      <w:bookmarkStart w:id="132" w:name="_Toc478569350"/>
      <w:r>
        <w:rPr>
          <w:rFonts w:hint="eastAsia"/>
        </w:rPr>
        <w:t>存在</w:t>
      </w:r>
      <w:r w:rsidR="000138BA">
        <w:rPr>
          <w:rFonts w:hint="eastAsia"/>
        </w:rPr>
        <w:t>问题</w:t>
      </w:r>
      <w:bookmarkEnd w:id="131"/>
      <w:bookmarkEnd w:id="132"/>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w:t>
      </w:r>
      <w:r w:rsidR="00110301" w:rsidRPr="00764718">
        <w:rPr>
          <w:rFonts w:ascii="宋体" w:hAnsi="宋体" w:hint="eastAsia"/>
        </w:rPr>
        <w:lastRenderedPageBreak/>
        <w:t>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w:t>
      </w:r>
      <w:r w:rsidR="00FF7886" w:rsidRPr="00AE78D0">
        <w:rPr>
          <w:rFonts w:ascii="Times New Roman" w:hAnsi="Times New Roman" w:cs="Times New Roman"/>
          <w:rPrChange w:id="133" w:author="Shen" w:date="2017-03-30T16:35:00Z">
            <w:rPr>
              <w:rFonts w:ascii="宋体" w:hAnsi="宋体" w:hint="eastAsia"/>
            </w:rPr>
          </w:rPrChange>
        </w:rPr>
        <w:t>Pregel</w:t>
      </w:r>
      <w:r w:rsidR="00FF7886" w:rsidRPr="00AE78D0">
        <w:rPr>
          <w:rFonts w:ascii="Times New Roman" w:hAnsi="Times New Roman" w:cs="Times New Roman"/>
          <w:rPrChange w:id="134" w:author="Shen" w:date="2017-03-30T16:35:00Z">
            <w:rPr>
              <w:rFonts w:ascii="宋体" w:hAnsi="宋体" w:hint="eastAsia"/>
            </w:rPr>
          </w:rPrChange>
        </w:rPr>
        <w:t>和</w:t>
      </w:r>
      <w:r w:rsidR="00FF7886" w:rsidRPr="00AE78D0">
        <w:rPr>
          <w:rFonts w:ascii="Times New Roman" w:hAnsi="Times New Roman" w:cs="Times New Roman"/>
          <w:rPrChange w:id="135" w:author="Shen" w:date="2017-03-30T16:35:00Z">
            <w:rPr>
              <w:rFonts w:ascii="宋体" w:hAnsi="宋体" w:hint="eastAsia"/>
            </w:rPr>
          </w:rPrChange>
        </w:rPr>
        <w:t>Power</w:t>
      </w:r>
      <w:r w:rsidR="00FF7886" w:rsidRPr="00AE78D0">
        <w:rPr>
          <w:rFonts w:ascii="Times New Roman" w:hAnsi="Times New Roman" w:cs="Times New Roman"/>
          <w:rPrChange w:id="136" w:author="Shen" w:date="2017-03-30T16:35:00Z">
            <w:rPr>
              <w:rFonts w:ascii="宋体" w:hAnsi="宋体"/>
            </w:rPr>
          </w:rPrChange>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405E1AFE"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7B442A">
        <w:rPr>
          <w:rFonts w:ascii="宋体" w:hAnsi="宋体" w:hint="eastAsia"/>
          <w:b/>
        </w:rPr>
        <w:t>方向</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w:t>
      </w:r>
      <w:r w:rsidR="00DE6A00">
        <w:rPr>
          <w:rFonts w:ascii="宋体" w:hAnsi="宋体"/>
        </w:rPr>
        <w:fldChar w:fldCharType="begin"/>
      </w:r>
      <w:r w:rsidR="00DE6A00">
        <w:rPr>
          <w:rFonts w:ascii="宋体" w:hAnsi="宋体"/>
        </w:rPr>
        <w:instrText xml:space="preserve"> </w:instrText>
      </w:r>
      <w:r w:rsidR="00DE6A00">
        <w:rPr>
          <w:rFonts w:ascii="宋体" w:hAnsi="宋体" w:hint="eastAsia"/>
        </w:rPr>
        <w:instrText>REF _Ref478235623 \r \h</w:instrText>
      </w:r>
      <w:r w:rsidR="00DE6A00">
        <w:rPr>
          <w:rFonts w:ascii="宋体" w:hAnsi="宋体"/>
        </w:rPr>
        <w:instrText xml:space="preserve"> </w:instrText>
      </w:r>
      <w:r w:rsidR="00DE6A00">
        <w:rPr>
          <w:rFonts w:ascii="宋体" w:hAnsi="宋体"/>
        </w:rPr>
      </w:r>
      <w:r w:rsidR="00DE6A00">
        <w:rPr>
          <w:rFonts w:ascii="宋体" w:hAnsi="宋体"/>
        </w:rPr>
        <w:fldChar w:fldCharType="separate"/>
      </w:r>
      <w:r w:rsidR="00DE6A00">
        <w:rPr>
          <w:rFonts w:ascii="宋体" w:hAnsi="宋体"/>
        </w:rPr>
        <w:t>[6]</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_Ref478235625 \r \h </w:instrText>
      </w:r>
      <w:r w:rsidR="00DE6A00">
        <w:rPr>
          <w:rFonts w:ascii="宋体" w:hAnsi="宋体"/>
        </w:rPr>
      </w:r>
      <w:r w:rsidR="00DE6A00">
        <w:rPr>
          <w:rFonts w:ascii="宋体" w:hAnsi="宋体"/>
        </w:rPr>
        <w:fldChar w:fldCharType="separate"/>
      </w:r>
      <w:r w:rsidR="00DE6A00">
        <w:rPr>
          <w:rFonts w:ascii="宋体" w:hAnsi="宋体"/>
        </w:rPr>
        <w:t>[7]</w:t>
      </w:r>
      <w:r w:rsidR="00DE6A00">
        <w:rPr>
          <w:rFonts w:ascii="宋体" w:hAnsi="宋体"/>
        </w:rPr>
        <w:fldChar w:fldCharType="end"/>
      </w:r>
      <w:r w:rsidR="00DE6A00">
        <w:rPr>
          <w:rFonts w:ascii="宋体" w:hAnsi="宋体"/>
        </w:rPr>
        <w:fldChar w:fldCharType="begin"/>
      </w:r>
      <w:r w:rsidR="00DE6A00">
        <w:rPr>
          <w:rFonts w:ascii="宋体" w:hAnsi="宋体"/>
        </w:rPr>
        <w:instrText xml:space="preserve"> REF _Ref478235627 \r \h </w:instrText>
      </w:r>
      <w:r w:rsidR="00DE6A00">
        <w:rPr>
          <w:rFonts w:ascii="宋体" w:hAnsi="宋体"/>
        </w:rPr>
      </w:r>
      <w:r w:rsidR="00DE6A00">
        <w:rPr>
          <w:rFonts w:ascii="宋体" w:hAnsi="宋体"/>
        </w:rPr>
        <w:fldChar w:fldCharType="separate"/>
      </w:r>
      <w:r w:rsidR="00DE6A00">
        <w:rPr>
          <w:rFonts w:ascii="宋体" w:hAnsi="宋体"/>
        </w:rPr>
        <w:t>[8]</w:t>
      </w:r>
      <w:r w:rsidR="00DE6A00">
        <w:rPr>
          <w:rFonts w:ascii="宋体" w:hAnsi="宋体"/>
        </w:rPr>
        <w:fldChar w:fldCharType="end"/>
      </w:r>
      <w:r w:rsidR="003A4343" w:rsidRPr="00764718">
        <w:rPr>
          <w:rFonts w:ascii="宋体" w:hAnsi="宋体" w:hint="eastAsia"/>
        </w:rPr>
        <w:t>针对</w:t>
      </w:r>
      <w:r w:rsidR="003A4343" w:rsidRPr="00C044A1">
        <w:rPr>
          <w:rFonts w:ascii="Times New Roman" w:hAnsi="Times New Roman" w:cs="Times New Roman"/>
        </w:rPr>
        <w:t>Triangle Count</w:t>
      </w:r>
      <w:r w:rsidR="003A4343" w:rsidRPr="00764718">
        <w:rPr>
          <w:rFonts w:ascii="宋体" w:hAnsi="宋体" w:hint="eastAsia"/>
        </w:rPr>
        <w:t>），通过采样或者概要的方式来进行计算</w:t>
      </w:r>
      <w:r w:rsidR="00B1052C" w:rsidRPr="00764718">
        <w:rPr>
          <w:rFonts w:ascii="宋体" w:hAnsi="宋体" w:hint="eastAsia"/>
        </w:rPr>
        <w:t>。</w:t>
      </w:r>
      <w:r w:rsidR="00D6052D" w:rsidRPr="00764718">
        <w:rPr>
          <w:rFonts w:ascii="宋体" w:hAnsi="宋体" w:hint="eastAsia"/>
        </w:rPr>
        <w:t>这样针对</w:t>
      </w:r>
      <w:r w:rsidR="007A07A7">
        <w:rPr>
          <w:rFonts w:ascii="宋体" w:hAnsi="宋体" w:hint="eastAsia"/>
        </w:rPr>
        <w:t>某个具体算法进行优化的方式无法有效</w:t>
      </w:r>
      <w:ins w:id="137" w:author="Shen" w:date="2017-03-30T16:35:00Z">
        <w:r w:rsidR="00135CF6">
          <w:rPr>
            <w:rFonts w:ascii="宋体" w:hAnsi="宋体" w:hint="eastAsia"/>
          </w:rPr>
          <w:t>地</w:t>
        </w:r>
      </w:ins>
      <w:del w:id="138" w:author="Shen" w:date="2017-03-30T16:35:00Z">
        <w:r w:rsidR="007A07A7" w:rsidDel="00135CF6">
          <w:rPr>
            <w:rFonts w:ascii="宋体" w:hAnsi="宋体" w:hint="eastAsia"/>
          </w:rPr>
          <w:delText>的</w:delText>
        </w:r>
      </w:del>
      <w:r w:rsidR="007A07A7">
        <w:rPr>
          <w:rFonts w:ascii="宋体" w:hAnsi="宋体" w:hint="eastAsia"/>
        </w:rPr>
        <w:t>推广开来，缺乏对整体的图算法</w:t>
      </w:r>
      <w:r w:rsidR="00D6052D" w:rsidRPr="00764718">
        <w:rPr>
          <w:rFonts w:ascii="宋体" w:hAnsi="宋体" w:hint="eastAsia"/>
        </w:rPr>
        <w:t>特征</w:t>
      </w:r>
      <w:r w:rsidR="007A07A7">
        <w:rPr>
          <w:rFonts w:ascii="宋体" w:hAnsi="宋体" w:hint="eastAsia"/>
        </w:rPr>
        <w:t>的</w:t>
      </w:r>
      <w:r w:rsidR="00D6052D" w:rsidRPr="00764718">
        <w:rPr>
          <w:rFonts w:ascii="宋体" w:hAnsi="宋体" w:hint="eastAsia"/>
        </w:rPr>
        <w:t>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C044A1">
        <w:rPr>
          <w:rFonts w:ascii="Times New Roman" w:hAnsi="Times New Roman" w:cs="Times New Roman"/>
          <w:szCs w:val="24"/>
        </w:rPr>
        <w:t>KineoGraph</w:t>
      </w:r>
      <w:r w:rsidR="00EF6E43">
        <w:rPr>
          <w:rFonts w:ascii="Times New Roman" w:hAnsi="Times New Roman" w:cs="Times New Roman" w:hint="eastAsia"/>
          <w:szCs w:val="24"/>
        </w:rPr>
        <w:t>和</w:t>
      </w:r>
      <w:r w:rsidR="00EF6E43">
        <w:rPr>
          <w:rFonts w:ascii="Times New Roman" w:hAnsi="Times New Roman" w:cs="Times New Roman" w:hint="eastAsia"/>
          <w:szCs w:val="24"/>
        </w:rPr>
        <w:t>IncGraph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sidRPr="00C044A1">
        <w:rPr>
          <w:rFonts w:ascii="Times New Roman" w:hAnsi="Times New Roman" w:cs="Times New Roman"/>
          <w:szCs w:val="24"/>
        </w:rPr>
        <w:t>SpecGraph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w:t>
      </w:r>
      <w:r w:rsidR="00366167">
        <w:rPr>
          <w:rFonts w:ascii="宋体" w:hAnsi="宋体" w:hint="eastAsia"/>
        </w:rPr>
        <w:t>的</w:t>
      </w:r>
      <w:r w:rsidR="00BA4407">
        <w:rPr>
          <w:rFonts w:ascii="宋体" w:hAnsi="宋体" w:hint="eastAsia"/>
        </w:rPr>
        <w:t>计算模型是建立在</w:t>
      </w:r>
      <w:r w:rsidR="00BC33EC" w:rsidRPr="00BC33EC">
        <w:rPr>
          <w:rFonts w:ascii="宋体" w:hAnsi="宋体" w:hint="eastAsia"/>
        </w:rPr>
        <w:t>顶点状态只依赖于接收到的信息，而与原来的</w:t>
      </w:r>
      <w:r w:rsidR="001962E8">
        <w:rPr>
          <w:rFonts w:ascii="宋体" w:hAnsi="宋体" w:hint="eastAsia"/>
        </w:rPr>
        <w:t>旧</w:t>
      </w:r>
      <w:r w:rsidR="00BC33EC" w:rsidRPr="00BC33EC">
        <w:rPr>
          <w:rFonts w:ascii="宋体" w:hAnsi="宋体" w:hint="eastAsia"/>
        </w:rPr>
        <w:t>状态无关</w:t>
      </w:r>
      <w:r w:rsidR="008E428A">
        <w:rPr>
          <w:rFonts w:ascii="宋体" w:hAnsi="宋体" w:hint="eastAsia"/>
        </w:rPr>
        <w:t>的假设基础上，</w:t>
      </w:r>
      <w:r w:rsidR="00C82FD5">
        <w:rPr>
          <w:rFonts w:ascii="宋体" w:hAnsi="宋体" w:hint="eastAsia"/>
        </w:rPr>
        <w:t>这种假设的局限性很大，如</w:t>
      </w:r>
      <w:r w:rsidR="00C82FD5" w:rsidRPr="002F64D4">
        <w:rPr>
          <w:rFonts w:ascii="Times New Roman" w:hAnsi="Times New Roman" w:cs="Times New Roman"/>
        </w:rPr>
        <w:t>SSSP</w:t>
      </w:r>
      <w:r w:rsidR="00C82FD5">
        <w:rPr>
          <w:rFonts w:ascii="宋体" w:hAnsi="宋体" w:hint="eastAsia"/>
        </w:rPr>
        <w:t>算法中顶点的状态不仅与接收的消息有关，还会与顶点之前的状态有关。因此</w:t>
      </w:r>
      <w:r w:rsidR="002C44E1">
        <w:rPr>
          <w:rFonts w:ascii="宋体" w:hAnsi="宋体" w:hint="eastAsia"/>
        </w:rPr>
        <w:t>该模型的表达能力有限。</w:t>
      </w:r>
    </w:p>
    <w:p w14:paraId="45C0C92F" w14:textId="5379CF8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w:t>
      </w:r>
      <w:r w:rsidR="00ED7D9D">
        <w:rPr>
          <w:rFonts w:ascii="宋体" w:hAnsi="宋体" w:hint="eastAsia"/>
        </w:rPr>
        <w:t>在流式场景下</w:t>
      </w:r>
      <w:r w:rsidR="00C7546B">
        <w:rPr>
          <w:rFonts w:ascii="宋体" w:hAnsi="宋体" w:hint="eastAsia"/>
        </w:rPr>
        <w:t>的典型特征，然后在这些特征的基础上</w:t>
      </w:r>
      <w:r w:rsidR="00942403">
        <w:rPr>
          <w:rFonts w:ascii="宋体" w:hAnsi="宋体" w:hint="eastAsia"/>
        </w:rPr>
        <w:t>归纳总结，</w:t>
      </w:r>
      <w:r w:rsidR="00C7546B">
        <w:rPr>
          <w:rFonts w:ascii="宋体" w:hAnsi="宋体" w:hint="eastAsia"/>
        </w:rPr>
        <w:t>构建面向流式图数据的计算模型，并且利用该模型来实现典型的</w:t>
      </w:r>
      <w:r w:rsidR="00C80BA4">
        <w:rPr>
          <w:rFonts w:ascii="宋体" w:hAnsi="宋体" w:hint="eastAsia"/>
        </w:rPr>
        <w:t>流式</w:t>
      </w:r>
      <w:r w:rsidR="00C7546B">
        <w:rPr>
          <w:rFonts w:ascii="宋体" w:hAnsi="宋体" w:hint="eastAsia"/>
        </w:rPr>
        <w:t>图算法</w:t>
      </w:r>
      <w:r w:rsidR="00A240E0">
        <w:rPr>
          <w:rFonts w:ascii="宋体" w:hAnsi="宋体" w:hint="eastAsia"/>
        </w:rPr>
        <w:t>，并通过实验来</w:t>
      </w:r>
      <w:r w:rsidR="00D91DBA">
        <w:rPr>
          <w:rFonts w:ascii="宋体" w:hAnsi="宋体" w:hint="eastAsia"/>
        </w:rPr>
        <w:t>验证模型</w:t>
      </w:r>
      <w:r w:rsidR="00F617F4">
        <w:rPr>
          <w:rFonts w:ascii="宋体" w:hAnsi="宋体" w:hint="eastAsia"/>
        </w:rPr>
        <w:t>和算法</w:t>
      </w:r>
      <w:r w:rsidR="00D91DBA">
        <w:rPr>
          <w:rFonts w:ascii="宋体" w:hAnsi="宋体" w:hint="eastAsia"/>
        </w:rPr>
        <w:t>的正确性</w:t>
      </w:r>
      <w:r w:rsidR="00F617F4">
        <w:rPr>
          <w:rFonts w:ascii="宋体" w:hAnsi="宋体" w:hint="eastAsia"/>
        </w:rPr>
        <w:t>和实时性</w:t>
      </w:r>
      <w:r w:rsidR="00D91DBA">
        <w:rPr>
          <w:rFonts w:ascii="宋体" w:hAnsi="宋体" w:hint="eastAsia"/>
        </w:rPr>
        <w:t>。</w:t>
      </w:r>
    </w:p>
    <w:p w14:paraId="3848CEC4" w14:textId="24898A21" w:rsidR="0091339D" w:rsidRDefault="0091339D" w:rsidP="00DF3CCC">
      <w:pPr>
        <w:pStyle w:val="2"/>
        <w:numPr>
          <w:ilvl w:val="1"/>
          <w:numId w:val="35"/>
        </w:numPr>
      </w:pPr>
      <w:bookmarkStart w:id="139" w:name="_Toc478509266"/>
      <w:bookmarkStart w:id="140" w:name="_Toc478569351"/>
      <w:r>
        <w:rPr>
          <w:rFonts w:hint="eastAsia"/>
        </w:rPr>
        <w:t>本章小结</w:t>
      </w:r>
      <w:bookmarkEnd w:id="139"/>
      <w:bookmarkEnd w:id="140"/>
    </w:p>
    <w:p w14:paraId="61316174" w14:textId="45F9F525" w:rsidR="008D7698"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590836">
        <w:rPr>
          <w:rFonts w:hint="eastAsia"/>
        </w:rPr>
        <w:t>然后从图的划分、编程模型和计算模型三个角度</w:t>
      </w:r>
      <w:r w:rsidR="00073774">
        <w:rPr>
          <w:rFonts w:hint="eastAsia"/>
        </w:rPr>
        <w:t>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3174A0">
        <w:rPr>
          <w:rFonts w:hint="eastAsia"/>
        </w:rPr>
        <w:t>，并给出了</w:t>
      </w:r>
      <w:r w:rsidR="0014525A">
        <w:rPr>
          <w:rFonts w:hint="eastAsia"/>
        </w:rPr>
        <w:t>本文的解决思路。</w:t>
      </w:r>
    </w:p>
    <w:p w14:paraId="27D2D53F" w14:textId="69C5F3FD" w:rsidR="009F2267" w:rsidRDefault="009F2267" w:rsidP="004613D1">
      <w:pPr>
        <w:ind w:firstLineChars="200" w:firstLine="480"/>
      </w:pPr>
    </w:p>
    <w:p w14:paraId="6A2E29B1" w14:textId="6E584D80" w:rsidR="009F2267" w:rsidRDefault="009F2267" w:rsidP="004613D1">
      <w:pPr>
        <w:ind w:firstLineChars="200" w:firstLine="480"/>
      </w:pPr>
    </w:p>
    <w:p w14:paraId="4CA217BE" w14:textId="0712C561" w:rsidR="009F2267" w:rsidRDefault="009F2267" w:rsidP="004613D1">
      <w:pPr>
        <w:ind w:firstLineChars="200" w:firstLine="480"/>
      </w:pPr>
    </w:p>
    <w:p w14:paraId="762AD5BA" w14:textId="07B2B19B" w:rsidR="009F2267" w:rsidRDefault="009F2267" w:rsidP="004613D1">
      <w:pPr>
        <w:ind w:firstLineChars="200" w:firstLine="480"/>
      </w:pPr>
    </w:p>
    <w:p w14:paraId="6D54340A" w14:textId="1227FF4F" w:rsidR="009F2267" w:rsidRDefault="009F2267" w:rsidP="004613D1">
      <w:pPr>
        <w:ind w:firstLineChars="200" w:firstLine="480"/>
      </w:pPr>
    </w:p>
    <w:p w14:paraId="237A400F" w14:textId="367B556F" w:rsidR="009F2267" w:rsidRDefault="009F2267" w:rsidP="004613D1">
      <w:pPr>
        <w:ind w:firstLineChars="200" w:firstLine="480"/>
      </w:pPr>
    </w:p>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3"/>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141" w:name="_Toc478509267"/>
      <w:bookmarkStart w:id="142" w:name="_Toc478569352"/>
      <w:r>
        <w:rPr>
          <w:rFonts w:hint="eastAsia"/>
        </w:rPr>
        <w:lastRenderedPageBreak/>
        <w:t>基于状态更新的流式图计算模型</w:t>
      </w:r>
      <w:bookmarkEnd w:id="141"/>
      <w:bookmarkEnd w:id="142"/>
    </w:p>
    <w:p w14:paraId="1086C25E" w14:textId="41588536" w:rsidR="009F3BB9" w:rsidRPr="009F3BB9" w:rsidRDefault="00E63A79" w:rsidP="00C27446">
      <w:pPr>
        <w:spacing w:line="276" w:lineRule="auto"/>
        <w:ind w:firstLineChars="200" w:firstLine="480"/>
        <w:rPr>
          <w:rFonts w:ascii="宋体" w:hAnsi="宋体"/>
        </w:rPr>
      </w:pPr>
      <w:bookmarkStart w:id="143" w:name="OLE_LINK10"/>
      <w:bookmarkStart w:id="144" w:name="OLE_LINK11"/>
      <w:bookmarkStart w:id="145"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700B95">
        <w:rPr>
          <w:rFonts w:eastAsia="楷体_GB2312" w:hint="eastAsia"/>
        </w:rPr>
        <w:t>，然后详细阐述了基于状态更新的流式</w:t>
      </w:r>
      <w:r w:rsidR="009F3BB9" w:rsidRPr="00C27446">
        <w:rPr>
          <w:rFonts w:eastAsia="楷体_GB2312" w:hint="eastAsia"/>
        </w:rPr>
        <w:t>图计算模型的组件以及状态的存储和更新过程，最后列举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算法说明如何在该模型上</w:t>
      </w:r>
      <w:bookmarkStart w:id="146" w:name="OLE_LINK21"/>
      <w:bookmarkStart w:id="147" w:name="OLE_LINK22"/>
      <w:r w:rsidR="009F3BB9" w:rsidRPr="00C27446">
        <w:rPr>
          <w:rFonts w:eastAsia="楷体_GB2312" w:hint="eastAsia"/>
        </w:rPr>
        <w:t>设计</w:t>
      </w:r>
      <w:bookmarkEnd w:id="146"/>
      <w:bookmarkEnd w:id="147"/>
      <w:r w:rsidR="000F2460">
        <w:rPr>
          <w:rFonts w:eastAsia="楷体_GB2312" w:hint="eastAsia"/>
        </w:rPr>
        <w:t>流式</w:t>
      </w:r>
      <w:r w:rsidR="009F3BB9" w:rsidRPr="00C27446">
        <w:rPr>
          <w:rFonts w:eastAsia="楷体_GB2312" w:hint="eastAsia"/>
        </w:rPr>
        <w:t>图算法。</w:t>
      </w:r>
    </w:p>
    <w:p w14:paraId="5F1861D1" w14:textId="147E144E" w:rsidR="00590260" w:rsidRDefault="00E04D76" w:rsidP="00924D91">
      <w:pPr>
        <w:pStyle w:val="2"/>
        <w:numPr>
          <w:ilvl w:val="1"/>
          <w:numId w:val="39"/>
        </w:numPr>
      </w:pPr>
      <w:bookmarkStart w:id="148" w:name="_Toc478509268"/>
      <w:bookmarkStart w:id="149" w:name="_Toc478569353"/>
      <w:bookmarkEnd w:id="143"/>
      <w:bookmarkEnd w:id="144"/>
      <w:bookmarkEnd w:id="145"/>
      <w:r>
        <w:rPr>
          <w:rFonts w:hint="eastAsia"/>
        </w:rPr>
        <w:t>流式场景</w:t>
      </w:r>
      <w:r w:rsidR="005C226C">
        <w:rPr>
          <w:rFonts w:hint="eastAsia"/>
        </w:rPr>
        <w:t>下的</w:t>
      </w:r>
      <w:r w:rsidR="00191D00">
        <w:rPr>
          <w:rFonts w:hint="eastAsia"/>
        </w:rPr>
        <w:t>图算法特征分析</w:t>
      </w:r>
      <w:bookmarkEnd w:id="148"/>
      <w:bookmarkEnd w:id="149"/>
    </w:p>
    <w:p w14:paraId="77CE8119" w14:textId="4B7507CF"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w:t>
      </w:r>
      <w:r w:rsidR="00617C43" w:rsidRPr="00570AB3">
        <w:rPr>
          <w:rFonts w:ascii="Times New Roman" w:eastAsia="楷体_GB2312" w:hAnsi="Times New Roman" w:cs="Times New Roman" w:hint="eastAsia"/>
        </w:rPr>
        <w:t>DD</w:t>
      </w:r>
      <w:r w:rsidR="00617C43" w:rsidRPr="009E0F88">
        <w:rPr>
          <w:rFonts w:ascii="宋体" w:hAnsi="宋体" w:hint="eastAsia"/>
        </w:rPr>
        <w:t>、</w:t>
      </w:r>
      <w:r w:rsidR="00617C43" w:rsidRPr="00570AB3">
        <w:rPr>
          <w:rFonts w:ascii="Times New Roman" w:eastAsia="楷体_GB2312" w:hAnsi="Times New Roman" w:cs="Times New Roman" w:hint="eastAsia"/>
        </w:rPr>
        <w:t>TC</w:t>
      </w:r>
      <w:r w:rsidR="00617C43" w:rsidRPr="009E0F88">
        <w:rPr>
          <w:rFonts w:ascii="宋体" w:hAnsi="宋体" w:hint="eastAsia"/>
        </w:rPr>
        <w:t>、</w:t>
      </w:r>
      <w:r w:rsidR="00617C43" w:rsidRPr="00570AB3">
        <w:rPr>
          <w:rFonts w:ascii="Times New Roman" w:eastAsia="楷体_GB2312" w:hAnsi="Times New Roman" w:cs="Times New Roman" w:hint="eastAsia"/>
        </w:rPr>
        <w:t>SSSP</w:t>
      </w:r>
      <w:r w:rsidR="00617C43" w:rsidRPr="009E0F88">
        <w:rPr>
          <w:rFonts w:ascii="宋体" w:hAnsi="宋体" w:hint="eastAsia"/>
        </w:rPr>
        <w:t>、和</w:t>
      </w:r>
      <w:r w:rsidR="00617C43" w:rsidRPr="00D53834">
        <w:rPr>
          <w:rFonts w:ascii="Times New Roman" w:hAnsi="Times New Roman" w:cs="Times New Roman"/>
        </w:rPr>
        <w:t>PR</w:t>
      </w:r>
      <w:r w:rsidR="00617C43" w:rsidRPr="009E0F88">
        <w:rPr>
          <w:rFonts w:ascii="宋体" w:hAnsi="宋体" w:hint="eastAsia"/>
        </w:rPr>
        <w:t>四个算法来进行分析</w:t>
      </w:r>
      <w:r w:rsidR="006E033B">
        <w:rPr>
          <w:rFonts w:ascii="宋体" w:hAnsi="宋体" w:hint="eastAsia"/>
        </w:rPr>
        <w:t>,</w:t>
      </w:r>
      <w:r w:rsidR="007A319D">
        <w:rPr>
          <w:rFonts w:ascii="宋体" w:hAnsi="宋体" w:hint="eastAsia"/>
        </w:rPr>
        <w:t>之所以选定这四个算法，是因为这四个算法是图计算中最常见最通用的算法，而且也是其他算法的基础算法，非常具有代表性。</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7B9F3DDA" w:rsidR="00127AB3" w:rsidRDefault="00127AB3" w:rsidP="00924D91">
      <w:pPr>
        <w:pStyle w:val="3"/>
        <w:numPr>
          <w:ilvl w:val="2"/>
          <w:numId w:val="39"/>
        </w:numPr>
      </w:pPr>
      <w:bookmarkStart w:id="150" w:name="_Toc478509269"/>
      <w:bookmarkStart w:id="151" w:name="_Toc478569354"/>
      <w:r w:rsidRPr="00506AD7">
        <w:rPr>
          <w:rFonts w:ascii="Times New Roman" w:hAnsi="Times New Roman" w:cs="Times New Roman" w:hint="eastAsia"/>
          <w:szCs w:val="28"/>
        </w:rPr>
        <w:t>D</w:t>
      </w:r>
      <w:r w:rsidRPr="00506AD7">
        <w:rPr>
          <w:rFonts w:ascii="Times New Roman" w:hAnsi="Times New Roman" w:cs="Times New Roman"/>
          <w:szCs w:val="28"/>
        </w:rPr>
        <w:t>egree</w:t>
      </w:r>
      <w:r>
        <w:t xml:space="preserve"> </w:t>
      </w:r>
      <w:r w:rsidRPr="00506AD7">
        <w:rPr>
          <w:rFonts w:ascii="Times New Roman" w:hAnsi="Times New Roman" w:cs="Times New Roman"/>
          <w:szCs w:val="28"/>
        </w:rPr>
        <w:t>Distribution</w:t>
      </w:r>
      <w:bookmarkEnd w:id="150"/>
      <w:bookmarkEnd w:id="151"/>
    </w:p>
    <w:p w14:paraId="18BCA28E" w14:textId="68C1E1B6" w:rsidR="004F7E68" w:rsidRDefault="00127AB3" w:rsidP="00127AB3">
      <w:pPr>
        <w:rPr>
          <w:rFonts w:ascii="宋体" w:hAnsi="宋体"/>
        </w:rPr>
      </w:pPr>
      <w:r>
        <w:tab/>
      </w:r>
      <w:r w:rsidR="004F7E68">
        <w:t xml:space="preserve"> </w:t>
      </w:r>
      <w:r w:rsidRPr="00570AB3">
        <w:rPr>
          <w:rFonts w:ascii="Times New Roman" w:eastAsia="楷体_GB2312" w:hAnsi="Times New Roman" w:cs="Times New Roman"/>
        </w:rPr>
        <w:t>DD</w:t>
      </w:r>
      <w:r w:rsidRPr="000A7C72">
        <w:rPr>
          <w:rFonts w:ascii="宋体" w:hAnsi="宋体"/>
        </w:rPr>
        <w:t>算法</w:t>
      </w:r>
      <w:commentRangeStart w:id="152"/>
      <w:r w:rsidRPr="000A7C72">
        <w:rPr>
          <w:rFonts w:ascii="宋体" w:hAnsi="宋体"/>
        </w:rPr>
        <w:t>是统计</w:t>
      </w:r>
      <w:r w:rsidRPr="000A7C72">
        <w:rPr>
          <w:rFonts w:ascii="宋体" w:hAnsi="宋体" w:hint="eastAsia"/>
        </w:rPr>
        <w:t>无向</w:t>
      </w:r>
      <w:r w:rsidR="008A29AE">
        <w:rPr>
          <w:rFonts w:ascii="宋体" w:hAnsi="宋体"/>
        </w:rPr>
        <w:t>图中各个</w:t>
      </w:r>
      <w:r w:rsidR="008A29AE">
        <w:rPr>
          <w:rFonts w:ascii="宋体" w:hAnsi="宋体" w:hint="eastAsia"/>
        </w:rPr>
        <w:t>顶</w:t>
      </w:r>
      <w:r w:rsidRPr="000A7C72">
        <w:rPr>
          <w:rFonts w:ascii="宋体" w:hAnsi="宋体"/>
        </w:rPr>
        <w:t>点的度</w:t>
      </w:r>
      <w:commentRangeEnd w:id="152"/>
      <w:r w:rsidR="00C508AE">
        <w:rPr>
          <w:rStyle w:val="a5"/>
        </w:rPr>
        <w:commentReference w:id="152"/>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008A29AE">
        <w:rPr>
          <w:rFonts w:ascii="宋体" w:hAnsi="宋体" w:hint="eastAsia"/>
        </w:rPr>
        <w:t>展示了在流式场景下如何统计顶</w:t>
      </w:r>
      <w:r w:rsidRPr="000A7C72">
        <w:rPr>
          <w:rFonts w:ascii="宋体" w:hAnsi="宋体" w:hint="eastAsia"/>
        </w:rPr>
        <w:t>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w:t>
      </w:r>
      <w:r w:rsidRPr="004471D3">
        <w:rPr>
          <w:rFonts w:ascii="Times New Roman" w:hAnsi="Times New Roman" w:cs="Times New Roman"/>
          <w:rPrChange w:id="153" w:author="Shen" w:date="2017-03-30T16:39:00Z">
            <w:rPr>
              <w:rFonts w:ascii="宋体" w:hAnsi="宋体" w:hint="eastAsia"/>
            </w:rPr>
          </w:rPrChange>
        </w:rPr>
        <w:t>T</w:t>
      </w:r>
      <w:r w:rsidRPr="004471D3">
        <w:rPr>
          <w:rFonts w:ascii="Times New Roman" w:hAnsi="Times New Roman" w:cs="Times New Roman"/>
          <w:rPrChange w:id="154" w:author="Shen" w:date="2017-03-30T16:39:00Z">
            <w:rPr>
              <w:rFonts w:ascii="宋体" w:hAnsi="宋体"/>
            </w:rPr>
          </w:rPrChange>
        </w:rPr>
        <w:t>1</w:t>
      </w:r>
      <w:r>
        <w:rPr>
          <w:rFonts w:ascii="宋体" w:hAnsi="宋体" w:hint="eastAsia"/>
        </w:rPr>
        <w:t>时刻，系统中的各个顶点的度的分布如图3-</w:t>
      </w:r>
      <w:r>
        <w:rPr>
          <w:rFonts w:ascii="宋体" w:hAnsi="宋体"/>
        </w:rPr>
        <w:t>1</w:t>
      </w:r>
      <w:r>
        <w:rPr>
          <w:rFonts w:ascii="宋体" w:hAnsi="宋体" w:hint="eastAsia"/>
        </w:rPr>
        <w:t>(</w:t>
      </w:r>
      <w:r w:rsidRPr="00570AB3">
        <w:rPr>
          <w:rFonts w:ascii="Times New Roman" w:eastAsia="楷体_GB2312" w:hAnsi="Times New Roman" w:cs="Times New Roman"/>
        </w:rPr>
        <w:t>a</w:t>
      </w:r>
      <w:r>
        <w:rPr>
          <w:rFonts w:ascii="宋体" w:hAnsi="宋体" w:hint="eastAsia"/>
        </w:rPr>
        <w:t>)所示，在</w:t>
      </w:r>
      <w:r w:rsidRPr="004471D3">
        <w:rPr>
          <w:rFonts w:ascii="Times New Roman" w:eastAsia="楷体_GB2312" w:hAnsi="Times New Roman" w:cs="Times New Roman"/>
          <w:rPrChange w:id="155" w:author="Shen" w:date="2017-03-30T16:39:00Z">
            <w:rPr>
              <w:rFonts w:ascii="Times New Roman" w:eastAsia="楷体_GB2312" w:hAnsi="Times New Roman" w:cs="Times New Roman" w:hint="eastAsia"/>
            </w:rPr>
          </w:rPrChange>
        </w:rPr>
        <w:t>T</w:t>
      </w:r>
      <w:r w:rsidRPr="004471D3">
        <w:rPr>
          <w:rFonts w:ascii="Times New Roman" w:hAnsi="Times New Roman" w:cs="Times New Roman"/>
          <w:rPrChange w:id="156" w:author="Shen" w:date="2017-03-30T16:39:00Z">
            <w:rPr>
              <w:rFonts w:ascii="宋体" w:hAnsi="宋体"/>
            </w:rPr>
          </w:rPrChange>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570AB3">
        <w:rPr>
          <w:rFonts w:ascii="Times New Roman" w:eastAsia="楷体_GB2312" w:hAnsi="Times New Roman" w:cs="Times New Roman"/>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570AB3">
        <w:rPr>
          <w:rFonts w:ascii="Times New Roman" w:eastAsia="楷体_GB2312" w:hAnsi="Times New Roman" w:cs="Times New Roman"/>
        </w:rPr>
        <w:t>b</w:t>
      </w:r>
      <w:r w:rsidR="00464FD8" w:rsidRPr="000A7C72">
        <w:rPr>
          <w:rFonts w:ascii="宋体" w:hAnsi="宋体" w:hint="eastAsia"/>
        </w:rPr>
        <w:t>)所示。</w:t>
      </w:r>
    </w:p>
    <w:p w14:paraId="6BA8527B" w14:textId="2819A940"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w:t>
      </w:r>
      <w:r w:rsidR="00D938F2">
        <w:rPr>
          <w:rFonts w:ascii="宋体" w:hAnsi="宋体" w:hint="eastAsia"/>
        </w:rPr>
        <w:t>，是利用原有的顶点状态进行更新（即在原有的顶点的度的基础上进行</w:t>
      </w:r>
      <w:r w:rsidR="00DB13D1">
        <w:rPr>
          <w:rFonts w:ascii="宋体" w:hAnsi="宋体" w:hint="eastAsia"/>
        </w:rPr>
        <w:t>加</w:t>
      </w:r>
      <w:r w:rsidR="00D938F2">
        <w:rPr>
          <w:rFonts w:ascii="宋体" w:hAnsi="宋体" w:hint="eastAsia"/>
        </w:rPr>
        <w:t>1</w:t>
      </w:r>
      <w:r w:rsidR="00DB13D1">
        <w:rPr>
          <w:rFonts w:ascii="宋体" w:hAnsi="宋体" w:hint="eastAsia"/>
        </w:rPr>
        <w:t>），顶点的更新顺序是无关紧要的，而且更新操作只需执行一次。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commentRangeStart w:id="157"/>
      <w:r w:rsidRPr="00DF30EF">
        <w:rPr>
          <w:rFonts w:hint="eastAsia"/>
          <w:noProof/>
          <w:sz w:val="21"/>
        </w:rPr>
        <w:lastRenderedPageBreak/>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72355659" w:rsidR="00127AB3" w:rsidRDefault="00A47FF8" w:rsidP="00A47FF8">
      <w:pPr>
        <w:pStyle w:val="ad"/>
        <w:jc w:val="center"/>
      </w:pPr>
      <w:r>
        <w:t>图</w:t>
      </w:r>
      <w:r>
        <w:t xml:space="preserve"> </w:t>
      </w:r>
      <w:r w:rsidR="00E201F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sidR="00803D28">
        <w:rPr>
          <w:rFonts w:hint="eastAsia"/>
        </w:rPr>
        <w:t>无向图中各个顶</w:t>
      </w:r>
      <w:r>
        <w:rPr>
          <w:rFonts w:hint="eastAsia"/>
        </w:rPr>
        <w:t>点的度</w:t>
      </w:r>
      <w:commentRangeEnd w:id="157"/>
      <w:r w:rsidR="00716857">
        <w:rPr>
          <w:rStyle w:val="a5"/>
          <w:rFonts w:asciiTheme="minorHAnsi" w:eastAsia="宋体" w:hAnsiTheme="minorHAnsi" w:cstheme="minorBidi"/>
        </w:rPr>
        <w:commentReference w:id="157"/>
      </w:r>
    </w:p>
    <w:p w14:paraId="31976239" w14:textId="72BD8727" w:rsidR="00127AB3" w:rsidRDefault="00127AB3" w:rsidP="00924D91">
      <w:pPr>
        <w:pStyle w:val="3"/>
        <w:numPr>
          <w:ilvl w:val="2"/>
          <w:numId w:val="39"/>
        </w:numPr>
      </w:pPr>
      <w:bookmarkStart w:id="158" w:name="_Toc478509270"/>
      <w:bookmarkStart w:id="159" w:name="_Toc478569355"/>
      <w:r w:rsidRPr="00506AD7">
        <w:rPr>
          <w:rFonts w:ascii="Times New Roman" w:hAnsi="Times New Roman" w:cs="Times New Roman" w:hint="eastAsia"/>
          <w:szCs w:val="28"/>
        </w:rPr>
        <w:t>Triangle</w:t>
      </w:r>
      <w:r>
        <w:t xml:space="preserve"> </w:t>
      </w:r>
      <w:r w:rsidRPr="00506AD7">
        <w:rPr>
          <w:rFonts w:ascii="Times New Roman" w:hAnsi="Times New Roman" w:cs="Times New Roman"/>
          <w:szCs w:val="28"/>
        </w:rPr>
        <w:t>Count</w:t>
      </w:r>
      <w:bookmarkEnd w:id="158"/>
      <w:bookmarkEnd w:id="159"/>
    </w:p>
    <w:p w14:paraId="4932AC08" w14:textId="06775879" w:rsidR="00C863B6" w:rsidRDefault="00127AB3" w:rsidP="00127AB3">
      <w:pPr>
        <w:ind w:firstLine="420"/>
        <w:rPr>
          <w:rFonts w:ascii="宋体" w:hAnsi="宋体"/>
        </w:rPr>
      </w:pPr>
      <w:r w:rsidRPr="00D53834">
        <w:rPr>
          <w:rFonts w:ascii="Times New Roman" w:eastAsia="楷体_GB2312" w:hAnsi="Times New Roman" w:cs="Times New Roman"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w:t>
      </w:r>
      <w:ins w:id="160" w:author="Shen" w:date="2017-03-30T16:41:00Z">
        <w:r w:rsidR="008F23C8">
          <w:rPr>
            <w:rFonts w:ascii="宋体" w:hAnsi="宋体" w:hint="eastAsia"/>
          </w:rPr>
          <w:t>的</w:t>
        </w:r>
      </w:ins>
      <w:r w:rsidRPr="000A7C72">
        <w:rPr>
          <w:rFonts w:ascii="宋体" w:hAnsi="宋体" w:hint="eastAsia"/>
        </w:rPr>
        <w:t>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w:t>
      </w:r>
      <w:r w:rsidR="0046035A" w:rsidRPr="00CB5920">
        <w:rPr>
          <w:rFonts w:ascii="Times New Roman" w:hAnsi="Times New Roman" w:cs="Times New Roman"/>
          <w:rPrChange w:id="161" w:author="Shen" w:date="2017-03-30T16:41:00Z">
            <w:rPr>
              <w:rFonts w:ascii="宋体" w:hAnsi="宋体" w:hint="eastAsia"/>
            </w:rPr>
          </w:rPrChange>
        </w:rPr>
        <w:t>TC</w:t>
      </w:r>
      <w:r w:rsidR="0046035A">
        <w:rPr>
          <w:rFonts w:ascii="宋体" w:hAnsi="宋体" w:hint="eastAsia"/>
        </w:rPr>
        <w:t>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0085102E">
        <w:rPr>
          <w:rFonts w:ascii="宋体" w:hAnsi="宋体" w:hint="eastAsia"/>
        </w:rPr>
        <w:t>内的数字表示该顶</w:t>
      </w:r>
      <w:r w:rsidRPr="000A7C72">
        <w:rPr>
          <w:rFonts w:ascii="宋体" w:hAnsi="宋体" w:hint="eastAsia"/>
        </w:rPr>
        <w:t>点所拥有的三角形的数目。</w:t>
      </w:r>
    </w:p>
    <w:p w14:paraId="393B8B4B" w14:textId="0120867A" w:rsidR="00C863B6" w:rsidRDefault="0044170F" w:rsidP="00127AB3">
      <w:pPr>
        <w:ind w:firstLine="420"/>
        <w:rPr>
          <w:rFonts w:ascii="宋体" w:hAnsi="宋体"/>
        </w:rPr>
      </w:pPr>
      <w:r>
        <w:rPr>
          <w:rFonts w:ascii="宋体" w:hAnsi="宋体" w:hint="eastAsia"/>
        </w:rPr>
        <w:t>在</w:t>
      </w:r>
      <w:r w:rsidRPr="006E29C5">
        <w:rPr>
          <w:rFonts w:ascii="Times New Roman" w:hAnsi="Times New Roman" w:cs="Times New Roman"/>
          <w:rPrChange w:id="162" w:author="Shen" w:date="2017-03-30T16:41:00Z">
            <w:rPr>
              <w:rFonts w:ascii="宋体" w:hAnsi="宋体" w:hint="eastAsia"/>
            </w:rPr>
          </w:rPrChange>
        </w:rPr>
        <w:t>T</w:t>
      </w:r>
      <w:r w:rsidRPr="006E29C5">
        <w:rPr>
          <w:rFonts w:ascii="Times New Roman" w:hAnsi="Times New Roman" w:cs="Times New Roman"/>
          <w:rPrChange w:id="163" w:author="Shen" w:date="2017-03-30T16:41:00Z">
            <w:rPr>
              <w:rFonts w:ascii="宋体" w:hAnsi="宋体"/>
            </w:rPr>
          </w:rPrChange>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w:t>
      </w:r>
      <w:r w:rsidR="00811563" w:rsidRPr="006E29C5">
        <w:rPr>
          <w:rFonts w:ascii="Times New Roman" w:hAnsi="Times New Roman" w:cs="Times New Roman"/>
          <w:rPrChange w:id="164" w:author="Shen" w:date="2017-03-30T16:42:00Z">
            <w:rPr>
              <w:rFonts w:ascii="宋体" w:hAnsi="宋体" w:hint="eastAsia"/>
            </w:rPr>
          </w:rPrChange>
        </w:rPr>
        <w:t>TC</w:t>
      </w:r>
      <w:r w:rsidR="00811563">
        <w:rPr>
          <w:rFonts w:ascii="宋体" w:hAnsi="宋体" w:hint="eastAsia"/>
        </w:rPr>
        <w:t>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w:t>
      </w:r>
      <w:r w:rsidR="00481FA7" w:rsidRPr="00D53834">
        <w:rPr>
          <w:rFonts w:ascii="Times New Roman" w:eastAsia="楷体_GB2312" w:hAnsi="Times New Roman" w:cs="Times New Roman" w:hint="eastAsia"/>
        </w:rPr>
        <w:t>T</w:t>
      </w:r>
      <w:r w:rsidR="00481FA7" w:rsidRPr="00D53834">
        <w:rPr>
          <w:rFonts w:ascii="Times New Roman" w:eastAsia="楷体_GB2312" w:hAnsi="Times New Roman" w:cs="Times New Roman"/>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D53834">
        <w:rPr>
          <w:rFonts w:ascii="Times New Roman" w:eastAsia="楷体_GB2312" w:hAnsi="Times New Roman" w:cs="Times New Roman"/>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w:t>
      </w:r>
      <w:r w:rsidR="00F244D2" w:rsidRPr="006E29C5">
        <w:rPr>
          <w:rFonts w:ascii="Times New Roman" w:eastAsia="楷体_GB2312" w:hAnsi="Times New Roman" w:cs="Times New Roman"/>
          <w:rPrChange w:id="165" w:author="Shen" w:date="2017-03-30T16:42:00Z">
            <w:rPr>
              <w:rFonts w:ascii="Times New Roman" w:eastAsia="楷体_GB2312" w:hAnsi="Times New Roman" w:cs="Times New Roman" w:hint="eastAsia"/>
            </w:rPr>
          </w:rPrChange>
        </w:rPr>
        <w:t>T</w:t>
      </w:r>
      <w:r w:rsidR="00F244D2" w:rsidRPr="006E29C5">
        <w:rPr>
          <w:rFonts w:ascii="Times New Roman" w:hAnsi="Times New Roman" w:cs="Times New Roman"/>
          <w:rPrChange w:id="166" w:author="Shen" w:date="2017-03-30T16:42:00Z">
            <w:rPr>
              <w:rFonts w:ascii="宋体" w:hAnsi="宋体"/>
            </w:rPr>
          </w:rPrChange>
        </w:rPr>
        <w:t>1</w:t>
      </w:r>
      <w:r w:rsidR="00F244D2">
        <w:rPr>
          <w:rFonts w:ascii="宋体" w:hAnsi="宋体" w:hint="eastAsia"/>
        </w:rPr>
        <w:t>时刻相比，</w:t>
      </w:r>
      <w:r w:rsidR="00F244D2" w:rsidRPr="00A64A0A">
        <w:rPr>
          <w:rFonts w:ascii="Times New Roman" w:eastAsia="楷体_GB2312" w:hAnsi="Times New Roman" w:cs="Times New Roman"/>
          <w:rPrChange w:id="167" w:author="Shen" w:date="2017-03-30T16:42:00Z">
            <w:rPr>
              <w:rFonts w:ascii="Times New Roman" w:eastAsia="楷体_GB2312" w:hAnsi="Times New Roman" w:cs="Times New Roman" w:hint="eastAsia"/>
            </w:rPr>
          </w:rPrChange>
        </w:rPr>
        <w:t>T</w:t>
      </w:r>
      <w:r w:rsidR="00F244D2" w:rsidRPr="00A64A0A">
        <w:rPr>
          <w:rFonts w:ascii="Times New Roman" w:hAnsi="Times New Roman" w:cs="Times New Roman"/>
          <w:rPrChange w:id="168" w:author="Shen" w:date="2017-03-30T16:42:00Z">
            <w:rPr>
              <w:rFonts w:ascii="宋体" w:hAnsi="宋体"/>
            </w:rPr>
          </w:rPrChange>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w:t>
      </w:r>
      <w:r w:rsidR="000D6C7C" w:rsidRPr="00D53834">
        <w:rPr>
          <w:rFonts w:ascii="Times New Roman" w:eastAsia="楷体_GB2312" w:hAnsi="Times New Roman" w:cs="Times New Roman" w:hint="eastAsia"/>
        </w:rPr>
        <w:t>TC</w:t>
      </w:r>
      <w:r w:rsidR="000D6C7C">
        <w:rPr>
          <w:rFonts w:ascii="宋体" w:hAnsi="宋体" w:hint="eastAsia"/>
        </w:rPr>
        <w:t>值发生了变化</w:t>
      </w:r>
      <w:r w:rsidR="008F1205">
        <w:rPr>
          <w:rFonts w:ascii="宋体" w:hAnsi="宋体" w:hint="eastAsia"/>
        </w:rPr>
        <w:t>，</w:t>
      </w:r>
      <w:r w:rsidR="002A6B1B">
        <w:rPr>
          <w:rFonts w:ascii="宋体" w:hAnsi="宋体" w:hint="eastAsia"/>
        </w:rPr>
        <w:t>这条边的源顶点和目标顶点的所有公共邻接点的</w:t>
      </w:r>
      <w:r w:rsidR="002A6B1B" w:rsidRPr="00D53834">
        <w:rPr>
          <w:rFonts w:ascii="Times New Roman" w:eastAsia="楷体_GB2312" w:hAnsi="Times New Roman" w:cs="Times New Roman" w:hint="eastAsia"/>
        </w:rPr>
        <w:t>TC</w:t>
      </w:r>
      <w:r w:rsidR="002A6B1B">
        <w:rPr>
          <w:rFonts w:ascii="宋体" w:hAnsi="宋体" w:hint="eastAsia"/>
        </w:rPr>
        <w:t>值增加1，而这条边的源顶点和目标顶点</w:t>
      </w:r>
      <w:r w:rsidR="00FE4F18">
        <w:rPr>
          <w:rFonts w:ascii="宋体" w:hAnsi="宋体" w:hint="eastAsia"/>
        </w:rPr>
        <w:t>的</w:t>
      </w:r>
      <w:r w:rsidR="00FE4F18" w:rsidRPr="00D53834">
        <w:rPr>
          <w:rFonts w:ascii="Times New Roman" w:eastAsia="楷体_GB2312" w:hAnsi="Times New Roman" w:cs="Times New Roman" w:hint="eastAsia"/>
        </w:rPr>
        <w:t>TC</w:t>
      </w:r>
      <w:r w:rsidR="00FE4F18">
        <w:rPr>
          <w:rFonts w:ascii="宋体" w:hAnsi="宋体" w:hint="eastAsia"/>
        </w:rPr>
        <w:t>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w:t>
      </w:r>
      <w:r w:rsidRPr="00D53834">
        <w:rPr>
          <w:rFonts w:ascii="Times New Roman" w:eastAsia="楷体_GB2312" w:hAnsi="Times New Roman" w:cs="Times New Roman" w:hint="eastAsia"/>
        </w:rPr>
        <w:t>TC</w:t>
      </w:r>
      <w:r w:rsidRPr="000A7C72">
        <w:rPr>
          <w:rFonts w:ascii="宋体" w:hAnsi="宋体" w:hint="eastAsia"/>
        </w:rPr>
        <w:t>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w:t>
      </w:r>
      <w:r w:rsidR="00E86D98" w:rsidRPr="00D53834">
        <w:rPr>
          <w:rFonts w:ascii="Times New Roman" w:eastAsia="楷体_GB2312" w:hAnsi="Times New Roman" w:cs="Times New Roman" w:hint="eastAsia"/>
        </w:rPr>
        <w:t>TC</w:t>
      </w:r>
      <w:r w:rsidR="00E86D98">
        <w:rPr>
          <w:rFonts w:ascii="宋体" w:hAnsi="宋体" w:hint="eastAsia"/>
        </w:rPr>
        <w:t>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513879C9" w:rsidR="00127AB3" w:rsidRDefault="00DF30EF" w:rsidP="00DF30EF">
      <w:pPr>
        <w:pStyle w:val="ad"/>
        <w:jc w:val="center"/>
      </w:pPr>
      <w:r>
        <w:t>图</w:t>
      </w:r>
      <w:r>
        <w:t xml:space="preserve"> </w:t>
      </w:r>
      <w:r w:rsidR="000B06F2">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8C0704A" w:rsidR="00127AB3" w:rsidRDefault="00127AB3" w:rsidP="00924D91">
      <w:pPr>
        <w:pStyle w:val="3"/>
        <w:numPr>
          <w:ilvl w:val="2"/>
          <w:numId w:val="39"/>
        </w:numPr>
      </w:pPr>
      <w:bookmarkStart w:id="169" w:name="_Toc478509271"/>
      <w:bookmarkStart w:id="170" w:name="_Toc478569356"/>
      <w:r w:rsidRPr="00506AD7">
        <w:rPr>
          <w:rFonts w:ascii="Times New Roman" w:hAnsi="Times New Roman" w:cs="Times New Roman" w:hint="eastAsia"/>
          <w:szCs w:val="28"/>
        </w:rPr>
        <w:t>Single</w:t>
      </w:r>
      <w:r>
        <w:t xml:space="preserve"> </w:t>
      </w:r>
      <w:r w:rsidRPr="00506AD7">
        <w:rPr>
          <w:rFonts w:ascii="Times New Roman" w:hAnsi="Times New Roman" w:cs="Times New Roman"/>
          <w:szCs w:val="28"/>
        </w:rPr>
        <w:t>Source</w:t>
      </w:r>
      <w:r>
        <w:t xml:space="preserve"> </w:t>
      </w:r>
      <w:r w:rsidRPr="00506AD7">
        <w:rPr>
          <w:rFonts w:ascii="Times New Roman" w:hAnsi="Times New Roman" w:cs="Times New Roman"/>
          <w:szCs w:val="28"/>
        </w:rPr>
        <w:t>Shortest</w:t>
      </w:r>
      <w:r>
        <w:t xml:space="preserve"> </w:t>
      </w:r>
      <w:r w:rsidRPr="00506AD7">
        <w:rPr>
          <w:rFonts w:ascii="Times New Roman" w:hAnsi="Times New Roman" w:cs="Times New Roman"/>
          <w:szCs w:val="28"/>
        </w:rPr>
        <w:t>Path</w:t>
      </w:r>
      <w:bookmarkEnd w:id="169"/>
      <w:bookmarkEnd w:id="170"/>
    </w:p>
    <w:p w14:paraId="4D98464E" w14:textId="1DE344CC" w:rsidR="00745801" w:rsidRPr="00D53834" w:rsidRDefault="00127AB3" w:rsidP="00127AB3">
      <w:pPr>
        <w:ind w:firstLineChars="200" w:firstLine="480"/>
        <w:rPr>
          <w:rFonts w:ascii="Times New Roman" w:hAnsi="Times New Roman" w:cs="Times New Roman"/>
        </w:rPr>
      </w:pPr>
      <w:r w:rsidRPr="00D53834">
        <w:rPr>
          <w:rFonts w:ascii="Times New Roman" w:eastAsia="楷体_GB2312" w:hAnsi="Times New Roman" w:cs="Times New Roman"/>
        </w:rPr>
        <w:t>SSSP</w:t>
      </w:r>
      <w:r w:rsidRPr="00D53834">
        <w:rPr>
          <w:rFonts w:ascii="Times New Roman" w:hAnsi="Times New Roman" w:cs="Times New Roman"/>
        </w:rPr>
        <w:t>算法是</w:t>
      </w:r>
      <w:r w:rsidR="0042148A" w:rsidRPr="00D53834">
        <w:rPr>
          <w:rFonts w:ascii="Times New Roman" w:hAnsi="Times New Roman" w:cs="Times New Roman"/>
        </w:rPr>
        <w:t>解决</w:t>
      </w:r>
      <w:r w:rsidRPr="00D53834">
        <w:rPr>
          <w:rFonts w:ascii="Times New Roman" w:hAnsi="Times New Roman" w:cs="Times New Roman"/>
        </w:rPr>
        <w:t>有向图中，给定一个源点，求解这个源点到图中其它各个</w:t>
      </w:r>
      <w:r w:rsidR="00005C0E" w:rsidRPr="00D53834">
        <w:rPr>
          <w:rFonts w:ascii="Times New Roman" w:hAnsi="Times New Roman" w:cs="Times New Roman"/>
        </w:rPr>
        <w:t>顶</w:t>
      </w:r>
      <w:r w:rsidRPr="00D53834">
        <w:rPr>
          <w:rFonts w:ascii="Times New Roman" w:hAnsi="Times New Roman" w:cs="Times New Roman"/>
        </w:rPr>
        <w:t>点的最短路径问题。最短路径问题是图论算法中的经典问题，也是诸如路径规划、物流规划、</w:t>
      </w:r>
      <w:r w:rsidRPr="00D53834">
        <w:rPr>
          <w:rFonts w:ascii="Times New Roman" w:eastAsia="楷体_GB2312" w:hAnsi="Times New Roman" w:cs="Times New Roman"/>
        </w:rPr>
        <w:t>GPS</w:t>
      </w:r>
      <w:r w:rsidRPr="00D53834">
        <w:rPr>
          <w:rFonts w:ascii="Times New Roman" w:hAnsi="Times New Roman" w:cs="Times New Roman"/>
        </w:rPr>
        <w:t>导航、社交网络等现实世界中许多应用的基本问题</w:t>
      </w:r>
      <w:r w:rsidR="00B057AA" w:rsidRPr="00D53834">
        <w:rPr>
          <w:rFonts w:ascii="Times New Roman" w:hAnsi="Times New Roman" w:cs="Times New Roman"/>
        </w:rPr>
        <w:fldChar w:fldCharType="begin"/>
      </w:r>
      <w:r w:rsidR="00B057AA" w:rsidRPr="00D53834">
        <w:rPr>
          <w:rFonts w:ascii="Times New Roman" w:hAnsi="Times New Roman" w:cs="Times New Roman"/>
        </w:rPr>
        <w:instrText xml:space="preserve"> REF _Ref478262781 \r \h </w:instrText>
      </w:r>
      <w:r w:rsidR="00D53834">
        <w:rPr>
          <w:rFonts w:ascii="Times New Roman" w:hAnsi="Times New Roman" w:cs="Times New Roman"/>
        </w:rPr>
        <w:instrText xml:space="preserve"> \* MERGEFORMAT </w:instrText>
      </w:r>
      <w:r w:rsidR="00B057AA" w:rsidRPr="00D53834">
        <w:rPr>
          <w:rFonts w:ascii="Times New Roman" w:hAnsi="Times New Roman" w:cs="Times New Roman"/>
        </w:rPr>
      </w:r>
      <w:r w:rsidR="00B057AA" w:rsidRPr="00D53834">
        <w:rPr>
          <w:rFonts w:ascii="Times New Roman" w:hAnsi="Times New Roman" w:cs="Times New Roman"/>
        </w:rPr>
        <w:fldChar w:fldCharType="separate"/>
      </w:r>
      <w:r w:rsidR="00021115" w:rsidRPr="00D53834">
        <w:rPr>
          <w:rFonts w:ascii="Times New Roman" w:hAnsi="Times New Roman" w:cs="Times New Roman"/>
        </w:rPr>
        <w:t>[42]</w:t>
      </w:r>
      <w:r w:rsidR="00B057AA" w:rsidRPr="00D53834">
        <w:rPr>
          <w:rFonts w:ascii="Times New Roman" w:hAnsi="Times New Roman" w:cs="Times New Roman"/>
        </w:rPr>
        <w:fldChar w:fldCharType="end"/>
      </w:r>
      <w:r w:rsidRPr="00D53834">
        <w:rPr>
          <w:rFonts w:ascii="Times New Roman" w:hAnsi="Times New Roman" w:cs="Times New Roman"/>
        </w:rPr>
        <w:t>。图</w:t>
      </w:r>
      <w:commentRangeStart w:id="171"/>
      <w:r w:rsidR="000A0608" w:rsidRPr="00D53834">
        <w:rPr>
          <w:rFonts w:ascii="Times New Roman" w:hAnsi="Times New Roman" w:cs="Times New Roman"/>
        </w:rPr>
        <w:t>3-3</w:t>
      </w:r>
      <w:commentRangeEnd w:id="171"/>
      <w:r w:rsidR="0012284A">
        <w:rPr>
          <w:rStyle w:val="a5"/>
        </w:rPr>
        <w:commentReference w:id="171"/>
      </w:r>
      <w:r w:rsidRPr="00D53834">
        <w:rPr>
          <w:rFonts w:ascii="Times New Roman" w:hAnsi="Times New Roman" w:cs="Times New Roman"/>
        </w:rPr>
        <w:t>展示了在流式场景下</w:t>
      </w:r>
      <w:r w:rsidR="001009AE" w:rsidRPr="00D53834">
        <w:rPr>
          <w:rFonts w:ascii="Times New Roman" w:hAnsi="Times New Roman" w:cs="Times New Roman"/>
        </w:rPr>
        <w:t>如何计算各个顶点到源点的最短路径</w:t>
      </w:r>
      <w:r w:rsidR="004A35F1" w:rsidRPr="00D53834">
        <w:rPr>
          <w:rFonts w:ascii="Times New Roman" w:hAnsi="Times New Roman" w:cs="Times New Roman"/>
        </w:rPr>
        <w:t>值</w:t>
      </w:r>
      <w:del w:id="172" w:author="Shen" w:date="2017-03-30T16:43:00Z">
        <w:r w:rsidR="004438D7" w:rsidRPr="00D53834" w:rsidDel="0073700A">
          <w:rPr>
            <w:rFonts w:ascii="Times New Roman" w:hAnsi="Times New Roman" w:cs="Times New Roman" w:hint="eastAsia"/>
          </w:rPr>
          <w:delText>(</w:delText>
        </w:r>
      </w:del>
      <w:ins w:id="173" w:author="Shen" w:date="2017-03-30T16:43:00Z">
        <w:r w:rsidR="0073700A">
          <w:rPr>
            <w:rFonts w:ascii="Times New Roman" w:hAnsi="Times New Roman" w:cs="Times New Roman" w:hint="eastAsia"/>
          </w:rPr>
          <w:t>（</w:t>
        </w:r>
      </w:ins>
      <w:r w:rsidR="003D717B" w:rsidRPr="00D53834">
        <w:rPr>
          <w:rFonts w:ascii="Times New Roman" w:hAnsi="Times New Roman" w:cs="Times New Roman"/>
        </w:rPr>
        <w:t>以下简称</w:t>
      </w:r>
      <w:r w:rsidR="003D717B" w:rsidRPr="00D53834">
        <w:rPr>
          <w:rFonts w:ascii="Times New Roman" w:eastAsia="楷体_GB2312" w:hAnsi="Times New Roman" w:cs="Times New Roman"/>
        </w:rPr>
        <w:t>SP</w:t>
      </w:r>
      <w:r w:rsidR="003D717B" w:rsidRPr="00D53834">
        <w:rPr>
          <w:rFonts w:ascii="Times New Roman" w:hAnsi="Times New Roman" w:cs="Times New Roman"/>
        </w:rPr>
        <w:t>值</w:t>
      </w:r>
      <w:del w:id="174" w:author="Shen" w:date="2017-03-30T16:43:00Z">
        <w:r w:rsidR="004438D7" w:rsidRPr="00D53834" w:rsidDel="0073700A">
          <w:rPr>
            <w:rFonts w:ascii="Times New Roman" w:hAnsi="Times New Roman" w:cs="Times New Roman" w:hint="eastAsia"/>
          </w:rPr>
          <w:delText>)</w:delText>
        </w:r>
      </w:del>
      <w:ins w:id="175" w:author="Shen" w:date="2017-03-30T16:43:00Z">
        <w:r w:rsidR="0073700A">
          <w:rPr>
            <w:rFonts w:ascii="Times New Roman" w:hAnsi="Times New Roman" w:cs="Times New Roman" w:hint="eastAsia"/>
          </w:rPr>
          <w:t>）</w:t>
        </w:r>
      </w:ins>
      <w:r w:rsidR="00520F5C">
        <w:rPr>
          <w:rFonts w:ascii="Times New Roman" w:hAnsi="Times New Roman" w:cs="Times New Roman"/>
        </w:rPr>
        <w:t>。图中边上的数字表示这两个</w:t>
      </w:r>
      <w:r w:rsidR="00520F5C">
        <w:rPr>
          <w:rFonts w:ascii="Times New Roman" w:hAnsi="Times New Roman" w:cs="Times New Roman" w:hint="eastAsia"/>
        </w:rPr>
        <w:t>顶</w:t>
      </w:r>
      <w:r w:rsidR="007D0D3E" w:rsidRPr="00D53834">
        <w:rPr>
          <w:rFonts w:ascii="Times New Roman" w:hAnsi="Times New Roman" w:cs="Times New Roman"/>
        </w:rPr>
        <w:t>点之间的距离，顶点</w:t>
      </w:r>
      <w:r w:rsidR="00520F5C">
        <w:rPr>
          <w:rFonts w:ascii="Times New Roman" w:hAnsi="Times New Roman" w:cs="Times New Roman"/>
        </w:rPr>
        <w:t>内的数字表示当前时刻源点到该</w:t>
      </w:r>
      <w:r w:rsidR="00520F5C">
        <w:rPr>
          <w:rFonts w:ascii="Times New Roman" w:hAnsi="Times New Roman" w:cs="Times New Roman" w:hint="eastAsia"/>
        </w:rPr>
        <w:t>顶</w:t>
      </w:r>
      <w:r w:rsidRPr="00D53834">
        <w:rPr>
          <w:rFonts w:ascii="Times New Roman" w:hAnsi="Times New Roman" w:cs="Times New Roman"/>
        </w:rPr>
        <w:t>点的最短距离，数字为</w:t>
      </w:r>
      <w:commentRangeStart w:id="176"/>
      <w:r w:rsidRPr="00D53834">
        <w:rPr>
          <w:rFonts w:ascii="Times New Roman" w:hAnsi="Times New Roman" w:cs="Times New Roman"/>
        </w:rPr>
        <w:t>0</w:t>
      </w:r>
      <w:commentRangeEnd w:id="176"/>
      <w:r w:rsidR="006228F9">
        <w:rPr>
          <w:rStyle w:val="a5"/>
        </w:rPr>
        <w:commentReference w:id="176"/>
      </w:r>
      <w:r w:rsidR="00691DED" w:rsidRPr="00D53834">
        <w:rPr>
          <w:rFonts w:ascii="Times New Roman" w:hAnsi="Times New Roman" w:cs="Times New Roman"/>
        </w:rPr>
        <w:t>的顶</w:t>
      </w:r>
      <w:r w:rsidRPr="00D53834">
        <w:rPr>
          <w:rFonts w:ascii="Times New Roman" w:hAnsi="Times New Roman" w:cs="Times New Roman"/>
        </w:rPr>
        <w:t>点为源点。</w:t>
      </w:r>
    </w:p>
    <w:p w14:paraId="406C94CE" w14:textId="77777777" w:rsidR="00D217E4" w:rsidRPr="00D53834" w:rsidRDefault="00E647E2" w:rsidP="004C0339">
      <w:pPr>
        <w:ind w:firstLineChars="200" w:firstLine="480"/>
        <w:rPr>
          <w:rFonts w:ascii="Times New Roman" w:hAnsi="Times New Roman" w:cs="Times New Roman"/>
        </w:rPr>
      </w:pPr>
      <w:r w:rsidRPr="00D53834">
        <w:rPr>
          <w:rFonts w:ascii="Times New Roman" w:hAnsi="Times New Roman" w:cs="Times New Roman"/>
        </w:rPr>
        <w:lastRenderedPageBreak/>
        <w:t>在</w:t>
      </w:r>
      <w:r w:rsidRPr="00D53834">
        <w:rPr>
          <w:rFonts w:ascii="Times New Roman" w:hAnsi="Times New Roman" w:cs="Times New Roman"/>
        </w:rPr>
        <w:t>T1</w:t>
      </w:r>
      <w:r w:rsidRPr="00D53834">
        <w:rPr>
          <w:rFonts w:ascii="Times New Roman" w:hAnsi="Times New Roman" w:cs="Times New Roman"/>
        </w:rPr>
        <w:t>时刻，图中各个顶点的</w:t>
      </w:r>
      <w:r w:rsidRPr="00D53834">
        <w:rPr>
          <w:rFonts w:ascii="Times New Roman" w:hAnsi="Times New Roman" w:cs="Times New Roman"/>
        </w:rPr>
        <w:t>SP</w:t>
      </w:r>
      <w:r w:rsidRPr="00D53834">
        <w:rPr>
          <w:rFonts w:ascii="Times New Roman" w:hAnsi="Times New Roman" w:cs="Times New Roman"/>
        </w:rPr>
        <w:t>值</w:t>
      </w:r>
      <w:r w:rsidR="0022144D" w:rsidRPr="00D53834">
        <w:rPr>
          <w:rFonts w:ascii="Times New Roman" w:hAnsi="Times New Roman" w:cs="Times New Roman"/>
        </w:rPr>
        <w:t>如图</w:t>
      </w:r>
      <w:r w:rsidR="0022144D" w:rsidRPr="00D53834">
        <w:rPr>
          <w:rFonts w:ascii="Times New Roman" w:hAnsi="Times New Roman" w:cs="Times New Roman"/>
        </w:rPr>
        <w:t>3-3(a)</w:t>
      </w:r>
      <w:r w:rsidR="0022144D" w:rsidRPr="00D53834">
        <w:rPr>
          <w:rFonts w:ascii="Times New Roman" w:hAnsi="Times New Roman" w:cs="Times New Roman"/>
        </w:rPr>
        <w:t>所示。</w:t>
      </w:r>
      <w:r w:rsidR="00ED627F" w:rsidRPr="00D53834">
        <w:rPr>
          <w:rFonts w:ascii="Times New Roman" w:hAnsi="Times New Roman" w:cs="Times New Roman"/>
        </w:rPr>
        <w:t>在</w:t>
      </w:r>
      <w:r w:rsidR="00ED627F" w:rsidRPr="0037112A">
        <w:rPr>
          <w:rFonts w:ascii="Times New Roman" w:hAnsi="Times New Roman" w:cs="Times New Roman"/>
        </w:rPr>
        <w:t>T2</w:t>
      </w:r>
      <w:r w:rsidR="00ED627F" w:rsidRPr="00D53834">
        <w:rPr>
          <w:rFonts w:ascii="Times New Roman" w:hAnsi="Times New Roman" w:cs="Times New Roman"/>
        </w:rPr>
        <w:t>时刻，有一条新边（图</w:t>
      </w:r>
      <w:r w:rsidR="00ED627F" w:rsidRPr="00D53834">
        <w:rPr>
          <w:rFonts w:ascii="Times New Roman" w:hAnsi="Times New Roman" w:cs="Times New Roman"/>
        </w:rPr>
        <w:t>3-3(b)</w:t>
      </w:r>
      <w:r w:rsidR="00ED627F" w:rsidRPr="00D53834">
        <w:rPr>
          <w:rFonts w:ascii="Times New Roman" w:hAnsi="Times New Roman" w:cs="Times New Roman"/>
        </w:rPr>
        <w:t>中虚线所示）流入系统，当这条边进入系统之后</w:t>
      </w:r>
      <w:r w:rsidR="00207F16" w:rsidRPr="00D53834">
        <w:rPr>
          <w:rFonts w:ascii="Times New Roman" w:hAnsi="Times New Roman" w:cs="Times New Roman"/>
        </w:rPr>
        <w:t>，</w:t>
      </w:r>
      <w:r w:rsidR="00B64E6E" w:rsidRPr="00D53834">
        <w:rPr>
          <w:rFonts w:ascii="Times New Roman" w:hAnsi="Times New Roman" w:cs="Times New Roman"/>
        </w:rPr>
        <w:t>与</w:t>
      </w:r>
      <w:r w:rsidR="00B64E6E" w:rsidRPr="00D53834">
        <w:rPr>
          <w:rFonts w:ascii="Times New Roman" w:hAnsi="Times New Roman" w:cs="Times New Roman"/>
        </w:rPr>
        <w:t>T1</w:t>
      </w:r>
      <w:r w:rsidR="00B64E6E" w:rsidRPr="00D53834">
        <w:rPr>
          <w:rFonts w:ascii="Times New Roman" w:hAnsi="Times New Roman" w:cs="Times New Roman"/>
        </w:rPr>
        <w:t>时刻相比，</w:t>
      </w:r>
      <w:r w:rsidR="00B64E6E" w:rsidRPr="00D53834">
        <w:rPr>
          <w:rFonts w:ascii="Times New Roman" w:hAnsi="Times New Roman" w:cs="Times New Roman"/>
        </w:rPr>
        <w:t>T2</w:t>
      </w:r>
      <w:r w:rsidR="00B64E6E" w:rsidRPr="00D53834">
        <w:rPr>
          <w:rFonts w:ascii="Times New Roman" w:hAnsi="Times New Roman" w:cs="Times New Roman"/>
        </w:rPr>
        <w:t>时刻有</w:t>
      </w:r>
      <w:r w:rsidR="00B64E6E" w:rsidRPr="00D53834">
        <w:rPr>
          <w:rFonts w:ascii="Times New Roman" w:hAnsi="Times New Roman" w:cs="Times New Roman"/>
        </w:rPr>
        <w:t>4</w:t>
      </w:r>
      <w:r w:rsidR="00B64E6E" w:rsidRPr="00D53834">
        <w:rPr>
          <w:rFonts w:ascii="Times New Roman" w:hAnsi="Times New Roman" w:cs="Times New Roman"/>
        </w:rPr>
        <w:t>个顶点（图</w:t>
      </w:r>
      <w:r w:rsidR="00B64E6E" w:rsidRPr="00D53834">
        <w:rPr>
          <w:rFonts w:ascii="Times New Roman" w:hAnsi="Times New Roman" w:cs="Times New Roman"/>
        </w:rPr>
        <w:t>3-3(b)</w:t>
      </w:r>
      <w:r w:rsidR="00B64E6E" w:rsidRPr="00D53834">
        <w:rPr>
          <w:rFonts w:ascii="Times New Roman" w:hAnsi="Times New Roman" w:cs="Times New Roman"/>
        </w:rPr>
        <w:t>中标黑的顶点）的</w:t>
      </w:r>
      <w:r w:rsidR="00FF300D" w:rsidRPr="00D53834">
        <w:rPr>
          <w:rFonts w:ascii="Times New Roman" w:hAnsi="Times New Roman" w:cs="Times New Roman"/>
        </w:rPr>
        <w:t>SP</w:t>
      </w:r>
      <w:r w:rsidR="00B64E6E" w:rsidRPr="00D53834">
        <w:rPr>
          <w:rFonts w:ascii="Times New Roman" w:hAnsi="Times New Roman" w:cs="Times New Roman"/>
        </w:rPr>
        <w:t>值发生了变化</w:t>
      </w:r>
      <w:r w:rsidR="00D826A4" w:rsidRPr="00D53834">
        <w:rPr>
          <w:rFonts w:ascii="Times New Roman" w:hAnsi="Times New Roman" w:cs="Times New Roman"/>
        </w:rPr>
        <w:t>,</w:t>
      </w:r>
      <w:r w:rsidR="00003698" w:rsidRPr="00D53834">
        <w:rPr>
          <w:rFonts w:ascii="Times New Roman" w:hAnsi="Times New Roman" w:cs="Times New Roman"/>
        </w:rPr>
        <w:t>新增加的这条边没有改变源点的</w:t>
      </w:r>
      <w:r w:rsidR="00003698" w:rsidRPr="00D53834">
        <w:rPr>
          <w:rFonts w:ascii="Times New Roman" w:hAnsi="Times New Roman" w:cs="Times New Roman"/>
        </w:rPr>
        <w:t>SP</w:t>
      </w:r>
      <w:r w:rsidR="00003698" w:rsidRPr="00D53834">
        <w:rPr>
          <w:rFonts w:ascii="Times New Roman" w:hAnsi="Times New Roman" w:cs="Times New Roman"/>
        </w:rPr>
        <w:t>值，但改变了目标顶点的</w:t>
      </w:r>
      <w:r w:rsidR="00003698" w:rsidRPr="00D53834">
        <w:rPr>
          <w:rFonts w:ascii="Times New Roman" w:hAnsi="Times New Roman" w:cs="Times New Roman"/>
        </w:rPr>
        <w:t>SP</w:t>
      </w:r>
      <w:r w:rsidR="00003698" w:rsidRPr="00D53834">
        <w:rPr>
          <w:rFonts w:ascii="Times New Roman" w:hAnsi="Times New Roman" w:cs="Times New Roman"/>
        </w:rPr>
        <w:t>值，接着又改变了目标顶点的后续顶点</w:t>
      </w:r>
      <w:r w:rsidR="004C0339" w:rsidRPr="00D53834">
        <w:rPr>
          <w:rFonts w:ascii="Times New Roman" w:hAnsi="Times New Roman" w:cs="Times New Roman"/>
        </w:rPr>
        <w:t>，而且这种变化是沿着某条路径传播下去的，如</w:t>
      </w:r>
      <w:r w:rsidR="00127AB3" w:rsidRPr="00D53834">
        <w:rPr>
          <w:rFonts w:ascii="Times New Roman" w:hAnsi="Times New Roman" w:cs="Times New Roman"/>
        </w:rPr>
        <w:t>图中的</w:t>
      </w:r>
      <w:r w:rsidR="00127AB3" w:rsidRPr="00D53834">
        <w:rPr>
          <w:rFonts w:ascii="Times New Roman" w:hAnsi="Times New Roman" w:cs="Times New Roman"/>
        </w:rPr>
        <w:t>0-&gt;1-&gt;2-&gt;7</w:t>
      </w:r>
      <w:r w:rsidR="00127AB3" w:rsidRPr="00D53834">
        <w:rPr>
          <w:rFonts w:ascii="Times New Roman" w:hAnsi="Times New Roman" w:cs="Times New Roman"/>
        </w:rPr>
        <w:t>和图中的</w:t>
      </w:r>
      <w:r w:rsidR="00127AB3" w:rsidRPr="00D53834">
        <w:rPr>
          <w:rFonts w:ascii="Times New Roman" w:hAnsi="Times New Roman" w:cs="Times New Roman"/>
        </w:rPr>
        <w:t>0-&gt;1-&gt;5</w:t>
      </w:r>
      <w:r w:rsidR="00077E49" w:rsidRPr="00D53834">
        <w:rPr>
          <w:rFonts w:ascii="Times New Roman" w:hAnsi="Times New Roman" w:cs="Times New Roman"/>
        </w:rPr>
        <w:t>。</w:t>
      </w:r>
    </w:p>
    <w:p w14:paraId="1E023019" w14:textId="4136ADD9" w:rsidR="00127AB3" w:rsidRPr="00D53834" w:rsidRDefault="00A37E28" w:rsidP="004C0339">
      <w:pPr>
        <w:ind w:firstLineChars="200" w:firstLine="480"/>
        <w:rPr>
          <w:rFonts w:ascii="Times New Roman" w:hAnsi="Times New Roman" w:cs="Times New Roman"/>
        </w:rPr>
      </w:pPr>
      <w:r w:rsidRPr="00D53834">
        <w:rPr>
          <w:rFonts w:ascii="Times New Roman" w:hAnsi="Times New Roman" w:cs="Times New Roman"/>
        </w:rPr>
        <w:t>由此可见，对于</w:t>
      </w:r>
      <w:r w:rsidR="00C94BB7" w:rsidRPr="00D53834">
        <w:rPr>
          <w:rFonts w:ascii="Times New Roman" w:hAnsi="Times New Roman" w:cs="Times New Roman"/>
        </w:rPr>
        <w:t>SSSP</w:t>
      </w:r>
      <w:r w:rsidR="00C94BB7" w:rsidRPr="00D53834">
        <w:rPr>
          <w:rFonts w:ascii="Times New Roman" w:hAnsi="Times New Roman" w:cs="Times New Roman"/>
        </w:rPr>
        <w:t>算法</w:t>
      </w:r>
      <w:r w:rsidR="009453CD" w:rsidRPr="00D53834">
        <w:rPr>
          <w:rFonts w:ascii="Times New Roman" w:hAnsi="Times New Roman" w:cs="Times New Roman"/>
        </w:rPr>
        <w:t>，增加一条边，</w:t>
      </w:r>
      <w:r w:rsidR="00086195" w:rsidRPr="00D53834">
        <w:rPr>
          <w:rFonts w:ascii="Times New Roman" w:hAnsi="Times New Roman" w:cs="Times New Roman"/>
        </w:rPr>
        <w:t>可能会影响这条边所在的顶点，甚至会以</w:t>
      </w:r>
      <w:r w:rsidR="00FC2949">
        <w:rPr>
          <w:rFonts w:ascii="Times New Roman" w:hAnsi="Times New Roman" w:cs="Times New Roman" w:hint="eastAsia"/>
        </w:rPr>
        <w:t>其中某个顶</w:t>
      </w:r>
      <w:r w:rsidR="00086195" w:rsidRPr="00D53834">
        <w:rPr>
          <w:rFonts w:ascii="Times New Roman" w:hAnsi="Times New Roman" w:cs="Times New Roman"/>
        </w:rPr>
        <w:t>点为中心，将这种影响继续传播给后续顶点</w:t>
      </w:r>
      <w:r w:rsidR="009453CD" w:rsidRPr="00D53834">
        <w:rPr>
          <w:rFonts w:ascii="Times New Roman" w:hAnsi="Times New Roman" w:cs="Times New Roman"/>
        </w:rPr>
        <w:t>。在顶点</w:t>
      </w:r>
      <w:r w:rsidR="00FF5E5E" w:rsidRPr="00D53834">
        <w:rPr>
          <w:rFonts w:ascii="Times New Roman" w:hAnsi="Times New Roman" w:cs="Times New Roman"/>
        </w:rPr>
        <w:t>SP</w:t>
      </w:r>
      <w:r w:rsidR="00D24CE2">
        <w:rPr>
          <w:rFonts w:ascii="Times New Roman" w:hAnsi="Times New Roman" w:cs="Times New Roman"/>
        </w:rPr>
        <w:t>值更新过程中，利用原有的顶点状态进行更新（即</w:t>
      </w:r>
      <w:r w:rsidR="009453CD" w:rsidRPr="00D53834">
        <w:rPr>
          <w:rFonts w:ascii="Times New Roman" w:hAnsi="Times New Roman" w:cs="Times New Roman"/>
        </w:rPr>
        <w:t>顶点原有</w:t>
      </w:r>
      <w:r w:rsidR="00F113BE" w:rsidRPr="00D53834">
        <w:rPr>
          <w:rFonts w:ascii="Times New Roman" w:hAnsi="Times New Roman" w:cs="Times New Roman"/>
        </w:rPr>
        <w:t>SP</w:t>
      </w:r>
      <w:r w:rsidR="00F113BE" w:rsidRPr="00D53834">
        <w:rPr>
          <w:rFonts w:ascii="Times New Roman" w:hAnsi="Times New Roman" w:cs="Times New Roman"/>
        </w:rPr>
        <w:t>值</w:t>
      </w:r>
      <w:r w:rsidR="00D24CE2">
        <w:rPr>
          <w:rFonts w:ascii="Times New Roman" w:hAnsi="Times New Roman" w:cs="Times New Roman" w:hint="eastAsia"/>
        </w:rPr>
        <w:t>和这条边所形成的路径进行比较</w:t>
      </w:r>
      <w:r w:rsidR="0037683A">
        <w:rPr>
          <w:rFonts w:ascii="Times New Roman" w:hAnsi="Times New Roman" w:cs="Times New Roman" w:hint="eastAsia"/>
        </w:rPr>
        <w:t>，</w:t>
      </w:r>
      <w:r w:rsidR="00F113BE" w:rsidRPr="00D53834">
        <w:rPr>
          <w:rFonts w:ascii="Times New Roman" w:hAnsi="Times New Roman" w:cs="Times New Roman"/>
        </w:rPr>
        <w:t>取最小值</w:t>
      </w:r>
      <w:r w:rsidR="009453CD" w:rsidRPr="00D53834">
        <w:rPr>
          <w:rFonts w:ascii="Times New Roman" w:hAnsi="Times New Roman" w:cs="Times New Roman"/>
        </w:rPr>
        <w:t>），顶点的更新顺序是无关紧要的，</w:t>
      </w:r>
      <w:r w:rsidR="004B25A6" w:rsidRPr="00D53834">
        <w:rPr>
          <w:rFonts w:ascii="Times New Roman" w:hAnsi="Times New Roman" w:cs="Times New Roman"/>
        </w:rPr>
        <w:t>但</w:t>
      </w:r>
      <w:r w:rsidR="009453CD" w:rsidRPr="00D53834">
        <w:rPr>
          <w:rFonts w:ascii="Times New Roman" w:hAnsi="Times New Roman" w:cs="Times New Roman"/>
        </w:rPr>
        <w:t>更新操作</w:t>
      </w:r>
      <w:r w:rsidR="004B25A6" w:rsidRPr="00D53834">
        <w:rPr>
          <w:rFonts w:ascii="Times New Roman" w:hAnsi="Times New Roman" w:cs="Times New Roman"/>
        </w:rPr>
        <w:t>可能会被多次触发，如</w:t>
      </w:r>
      <w:r w:rsidR="001E722D" w:rsidRPr="00D53834">
        <w:rPr>
          <w:rFonts w:ascii="Times New Roman" w:hAnsi="Times New Roman" w:cs="Times New Roman"/>
        </w:rPr>
        <w:t>图</w:t>
      </w:r>
      <w:r w:rsidR="001E722D" w:rsidRPr="00D53834">
        <w:rPr>
          <w:rFonts w:ascii="Times New Roman" w:hAnsi="Times New Roman" w:cs="Times New Roman"/>
        </w:rPr>
        <w:t>3-3(b)</w:t>
      </w:r>
      <w:r w:rsidR="001E722D" w:rsidRPr="00D53834">
        <w:rPr>
          <w:rFonts w:ascii="Times New Roman" w:hAnsi="Times New Roman" w:cs="Times New Roman"/>
        </w:rPr>
        <w:t>中标黑的</w:t>
      </w:r>
      <w:r w:rsidR="001E722D" w:rsidRPr="00D53834">
        <w:rPr>
          <w:rFonts w:ascii="Times New Roman" w:hAnsi="Times New Roman" w:cs="Times New Roman"/>
        </w:rPr>
        <w:t>2</w:t>
      </w:r>
      <w:r w:rsidR="001E722D" w:rsidRPr="00D53834">
        <w:rPr>
          <w:rFonts w:ascii="Times New Roman" w:hAnsi="Times New Roman" w:cs="Times New Roman"/>
        </w:rPr>
        <w:t>顶点可能会受标黑的</w:t>
      </w:r>
      <w:r w:rsidR="001E722D" w:rsidRPr="00D53834">
        <w:rPr>
          <w:rFonts w:ascii="Times New Roman" w:hAnsi="Times New Roman" w:cs="Times New Roman"/>
        </w:rPr>
        <w:t>SP</w:t>
      </w:r>
      <w:r w:rsidR="001E722D" w:rsidRPr="00D53834">
        <w:rPr>
          <w:rFonts w:ascii="Times New Roman" w:hAnsi="Times New Roman" w:cs="Times New Roman"/>
        </w:rPr>
        <w:t>值</w:t>
      </w:r>
      <w:r w:rsidR="0037683A">
        <w:rPr>
          <w:rFonts w:ascii="Times New Roman" w:hAnsi="Times New Roman" w:cs="Times New Roman" w:hint="eastAsia"/>
        </w:rPr>
        <w:t>为</w:t>
      </w:r>
      <w:r w:rsidR="001E722D" w:rsidRPr="00D53834">
        <w:rPr>
          <w:rFonts w:ascii="Times New Roman" w:hAnsi="Times New Roman" w:cs="Times New Roman"/>
        </w:rPr>
        <w:t>1</w:t>
      </w:r>
      <w:r w:rsidR="007C0D7F">
        <w:rPr>
          <w:rFonts w:ascii="Times New Roman" w:hAnsi="Times New Roman" w:cs="Times New Roman" w:hint="eastAsia"/>
        </w:rPr>
        <w:t>的</w:t>
      </w:r>
      <w:r w:rsidR="00DD7A22">
        <w:rPr>
          <w:rFonts w:ascii="Times New Roman" w:hAnsi="Times New Roman" w:cs="Times New Roman" w:hint="eastAsia"/>
        </w:rPr>
        <w:t>邻接</w:t>
      </w:r>
      <w:r w:rsidR="001E722D" w:rsidRPr="00D53834">
        <w:rPr>
          <w:rFonts w:ascii="Times New Roman" w:hAnsi="Times New Roman" w:cs="Times New Roman"/>
        </w:rPr>
        <w:t>顶点</w:t>
      </w:r>
      <w:r w:rsidR="00967741">
        <w:rPr>
          <w:rFonts w:ascii="Times New Roman" w:hAnsi="Times New Roman" w:cs="Times New Roman" w:hint="eastAsia"/>
        </w:rPr>
        <w:t>的</w:t>
      </w:r>
      <w:r w:rsidR="001E722D" w:rsidRPr="00D53834">
        <w:rPr>
          <w:rFonts w:ascii="Times New Roman" w:hAnsi="Times New Roman" w:cs="Times New Roman"/>
        </w:rPr>
        <w:t>影响，也可能会受白色的</w:t>
      </w:r>
      <w:r w:rsidR="001E722D" w:rsidRPr="00D53834">
        <w:rPr>
          <w:rFonts w:ascii="Times New Roman" w:hAnsi="Times New Roman" w:cs="Times New Roman"/>
        </w:rPr>
        <w:t>SP</w:t>
      </w:r>
      <w:r w:rsidR="001E722D" w:rsidRPr="00D53834">
        <w:rPr>
          <w:rFonts w:ascii="Times New Roman" w:hAnsi="Times New Roman" w:cs="Times New Roman"/>
        </w:rPr>
        <w:t>值为</w:t>
      </w:r>
      <w:r w:rsidR="001E722D" w:rsidRPr="00D53834">
        <w:rPr>
          <w:rFonts w:ascii="Times New Roman" w:hAnsi="Times New Roman" w:cs="Times New Roman"/>
        </w:rPr>
        <w:t>3</w:t>
      </w:r>
      <w:r w:rsidR="001E722D" w:rsidRPr="00D53834">
        <w:rPr>
          <w:rFonts w:ascii="Times New Roman" w:hAnsi="Times New Roman" w:cs="Times New Roman"/>
        </w:rPr>
        <w:t>的</w:t>
      </w:r>
      <w:r w:rsidR="00121815">
        <w:rPr>
          <w:rFonts w:ascii="Times New Roman" w:hAnsi="Times New Roman" w:cs="Times New Roman" w:hint="eastAsia"/>
        </w:rPr>
        <w:t>邻接</w:t>
      </w:r>
      <w:r w:rsidR="001E722D" w:rsidRPr="00D53834">
        <w:rPr>
          <w:rFonts w:ascii="Times New Roman" w:hAnsi="Times New Roman" w:cs="Times New Roman"/>
        </w:rPr>
        <w:t>顶点</w:t>
      </w:r>
      <w:r w:rsidR="00EE7E39">
        <w:rPr>
          <w:rFonts w:ascii="Times New Roman" w:hAnsi="Times New Roman" w:cs="Times New Roman" w:hint="eastAsia"/>
        </w:rPr>
        <w:t>的</w:t>
      </w:r>
      <w:r w:rsidR="001E722D" w:rsidRPr="00D53834">
        <w:rPr>
          <w:rFonts w:ascii="Times New Roman" w:hAnsi="Times New Roman" w:cs="Times New Roman"/>
        </w:rPr>
        <w:t>影响</w:t>
      </w:r>
      <w:r w:rsidR="009453CD" w:rsidRPr="00D53834">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4115C0CF" w:rsidR="00127AB3" w:rsidRDefault="000A0608" w:rsidP="000A0608">
      <w:pPr>
        <w:pStyle w:val="ad"/>
        <w:jc w:val="center"/>
      </w:pPr>
      <w:r>
        <w:t>图</w:t>
      </w:r>
      <w:r>
        <w:t xml:space="preserve"> </w:t>
      </w:r>
      <w:r w:rsidR="005108AB">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3</w:t>
      </w:r>
      <w:r w:rsidR="00A85874">
        <w:fldChar w:fldCharType="end"/>
      </w:r>
      <w:r>
        <w:t xml:space="preserve"> </w:t>
      </w:r>
      <w:r>
        <w:rPr>
          <w:rFonts w:hint="eastAsia"/>
        </w:rPr>
        <w:t>流式场景下的</w:t>
      </w:r>
      <w:r>
        <w:rPr>
          <w:rFonts w:hint="eastAsia"/>
        </w:rPr>
        <w:t>SSSP</w:t>
      </w:r>
      <w:r>
        <w:rPr>
          <w:rFonts w:hint="eastAsia"/>
        </w:rPr>
        <w:t>算法</w:t>
      </w:r>
    </w:p>
    <w:p w14:paraId="09728C3B" w14:textId="58AFDB9B" w:rsidR="00127AB3" w:rsidRDefault="00127AB3" w:rsidP="00924D91">
      <w:pPr>
        <w:pStyle w:val="3"/>
        <w:numPr>
          <w:ilvl w:val="2"/>
          <w:numId w:val="39"/>
        </w:numPr>
      </w:pPr>
      <w:bookmarkStart w:id="177" w:name="_Toc478509272"/>
      <w:bookmarkStart w:id="178" w:name="_Toc478569357"/>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177"/>
      <w:bookmarkEnd w:id="178"/>
    </w:p>
    <w:p w14:paraId="040DFEC2" w14:textId="2DFA5131" w:rsidR="00D52151" w:rsidRPr="00D53834" w:rsidRDefault="00127AB3" w:rsidP="00127AB3">
      <w:pPr>
        <w:rPr>
          <w:rFonts w:ascii="Times New Roman" w:hAnsi="Times New Roman" w:cs="Times New Roman"/>
        </w:rPr>
      </w:pPr>
      <w:r>
        <w:tab/>
      </w:r>
      <w:r w:rsidR="00492AFB" w:rsidRPr="00D53834">
        <w:rPr>
          <w:rFonts w:ascii="Times New Roman" w:hAnsi="Times New Roman" w:cs="Times New Roman"/>
        </w:rPr>
        <w:t>PageRank</w:t>
      </w:r>
      <w:r w:rsidR="00492AFB" w:rsidRPr="00D53834">
        <w:rPr>
          <w:rFonts w:ascii="Times New Roman" w:hAnsi="Times New Roman" w:cs="Times New Roman"/>
        </w:rPr>
        <w:fldChar w:fldCharType="begin"/>
      </w:r>
      <w:r w:rsidR="00492AFB" w:rsidRPr="00D53834">
        <w:rPr>
          <w:rFonts w:ascii="Times New Roman" w:hAnsi="Times New Roman" w:cs="Times New Roman"/>
        </w:rPr>
        <w:instrText xml:space="preserve"> REF _Ref478262869 \r \h </w:instrText>
      </w:r>
      <w:r w:rsidR="00D53834">
        <w:rPr>
          <w:rFonts w:ascii="Times New Roman" w:hAnsi="Times New Roman" w:cs="Times New Roman"/>
        </w:rPr>
        <w:instrText xml:space="preserve"> \* MERGEFORMAT </w:instrText>
      </w:r>
      <w:r w:rsidR="00492AFB" w:rsidRPr="00D53834">
        <w:rPr>
          <w:rFonts w:ascii="Times New Roman" w:hAnsi="Times New Roman" w:cs="Times New Roman"/>
        </w:rPr>
      </w:r>
      <w:r w:rsidR="00492AFB" w:rsidRPr="00D53834">
        <w:rPr>
          <w:rFonts w:ascii="Times New Roman" w:hAnsi="Times New Roman" w:cs="Times New Roman"/>
        </w:rPr>
        <w:fldChar w:fldCharType="separate"/>
      </w:r>
      <w:r w:rsidR="00021115" w:rsidRPr="00D53834">
        <w:rPr>
          <w:rFonts w:ascii="Times New Roman" w:hAnsi="Times New Roman" w:cs="Times New Roman"/>
        </w:rPr>
        <w:t>[44]</w:t>
      </w:r>
      <w:r w:rsidR="00492AFB" w:rsidRPr="00D53834">
        <w:rPr>
          <w:rFonts w:ascii="Times New Roman" w:hAnsi="Times New Roman" w:cs="Times New Roman"/>
        </w:rPr>
        <w:fldChar w:fldCharType="end"/>
      </w:r>
      <w:r w:rsidRPr="00D53834">
        <w:rPr>
          <w:rFonts w:ascii="Times New Roman" w:hAnsi="Times New Roman" w:cs="Times New Roman"/>
        </w:rPr>
        <w:t>算法</w:t>
      </w:r>
      <w:r w:rsidR="00513B1E" w:rsidRPr="00D53834">
        <w:rPr>
          <w:rFonts w:ascii="Times New Roman" w:hAnsi="Times New Roman" w:cs="Times New Roman"/>
        </w:rPr>
        <w:t>是基于网页链接</w:t>
      </w:r>
      <w:r w:rsidRPr="00D53834">
        <w:rPr>
          <w:rFonts w:ascii="Times New Roman" w:hAnsi="Times New Roman" w:cs="Times New Roman"/>
        </w:rPr>
        <w:t>来计算各个网页的重要程度</w:t>
      </w:r>
      <w:r w:rsidR="007A3776" w:rsidRPr="00D53834">
        <w:rPr>
          <w:rFonts w:ascii="Times New Roman" w:hAnsi="Times New Roman" w:cs="Times New Roman"/>
        </w:rPr>
        <w:t>算法</w:t>
      </w:r>
      <w:r w:rsidRPr="00D53834">
        <w:rPr>
          <w:rFonts w:ascii="Times New Roman" w:hAnsi="Times New Roman" w:cs="Times New Roman"/>
        </w:rPr>
        <w:t>。假设网页</w:t>
      </w:r>
      <w:r w:rsidRPr="00D53834">
        <w:rPr>
          <w:rFonts w:ascii="Times New Roman" w:hAnsi="Times New Roman" w:cs="Times New Roman"/>
        </w:rPr>
        <w:t>A</w:t>
      </w:r>
      <w:r w:rsidR="001433A0" w:rsidRPr="00D53834">
        <w:rPr>
          <w:rFonts w:ascii="Times New Roman" w:hAnsi="Times New Roman" w:cs="Times New Roman"/>
        </w:rPr>
        <w:t>引用</w:t>
      </w:r>
      <w:r w:rsidRPr="00D53834">
        <w:rPr>
          <w:rFonts w:ascii="Times New Roman" w:hAnsi="Times New Roman" w:cs="Times New Roman"/>
        </w:rPr>
        <w:t>网页</w:t>
      </w:r>
      <w:r w:rsidRPr="00D53834">
        <w:rPr>
          <w:rFonts w:ascii="Times New Roman" w:hAnsi="Times New Roman" w:cs="Times New Roman"/>
        </w:rPr>
        <w:t>B</w:t>
      </w:r>
      <w:r w:rsidRPr="00D53834">
        <w:rPr>
          <w:rFonts w:ascii="Times New Roman" w:hAnsi="Times New Roman" w:cs="Times New Roman"/>
        </w:rPr>
        <w:t>，</w:t>
      </w:r>
      <w:r w:rsidR="001433A0" w:rsidRPr="00D53834">
        <w:rPr>
          <w:rFonts w:ascii="Times New Roman" w:hAnsi="Times New Roman" w:cs="Times New Roman"/>
        </w:rPr>
        <w:t>则</w:t>
      </w:r>
      <w:r w:rsidRPr="00D53834">
        <w:rPr>
          <w:rFonts w:ascii="Times New Roman" w:hAnsi="Times New Roman" w:cs="Times New Roman"/>
        </w:rPr>
        <w:t>A</w:t>
      </w:r>
      <w:r w:rsidRPr="00D53834">
        <w:rPr>
          <w:rFonts w:ascii="Times New Roman" w:hAnsi="Times New Roman" w:cs="Times New Roman"/>
        </w:rPr>
        <w:t>将一定的分数贡献给了</w:t>
      </w:r>
      <w:r w:rsidRPr="00D53834">
        <w:rPr>
          <w:rFonts w:ascii="Times New Roman" w:hAnsi="Times New Roman" w:cs="Times New Roman"/>
        </w:rPr>
        <w:t>B</w:t>
      </w:r>
      <w:r w:rsidR="00126BAC">
        <w:rPr>
          <w:rFonts w:ascii="Times New Roman" w:hAnsi="Times New Roman" w:cs="Times New Roman"/>
        </w:rPr>
        <w:t>，而网页之间是相互引用的，因此经过若干次的</w:t>
      </w:r>
      <w:r w:rsidR="00126BAC">
        <w:rPr>
          <w:rFonts w:ascii="Times New Roman" w:hAnsi="Times New Roman" w:cs="Times New Roman" w:hint="eastAsia"/>
        </w:rPr>
        <w:t>贡献传播</w:t>
      </w:r>
      <w:r w:rsidRPr="00D53834">
        <w:rPr>
          <w:rFonts w:ascii="Times New Roman" w:hAnsi="Times New Roman" w:cs="Times New Roman"/>
        </w:rPr>
        <w:t>之后，网页的得分会趋于稳定，</w:t>
      </w:r>
      <w:r w:rsidR="006C3B8E" w:rsidRPr="00D53834">
        <w:rPr>
          <w:rFonts w:ascii="Times New Roman" w:hAnsi="Times New Roman" w:cs="Times New Roman"/>
        </w:rPr>
        <w:t>该分数（即</w:t>
      </w:r>
      <w:r w:rsidR="006C3B8E" w:rsidRPr="00D53834">
        <w:rPr>
          <w:rFonts w:ascii="Times New Roman" w:hAnsi="Times New Roman" w:cs="Times New Roman"/>
        </w:rPr>
        <w:t>PageRank</w:t>
      </w:r>
      <w:r w:rsidR="006C3B8E" w:rsidRPr="00D53834">
        <w:rPr>
          <w:rFonts w:ascii="Times New Roman" w:hAnsi="Times New Roman" w:cs="Times New Roman"/>
        </w:rPr>
        <w:t>值，</w:t>
      </w:r>
      <w:r w:rsidR="002E253F">
        <w:rPr>
          <w:rFonts w:ascii="Times New Roman" w:hAnsi="Times New Roman" w:cs="Times New Roman" w:hint="eastAsia"/>
        </w:rPr>
        <w:t>以下</w:t>
      </w:r>
      <w:r w:rsidR="006C3B8E" w:rsidRPr="00D53834">
        <w:rPr>
          <w:rFonts w:ascii="Times New Roman" w:hAnsi="Times New Roman" w:cs="Times New Roman"/>
        </w:rPr>
        <w:t>简称</w:t>
      </w:r>
      <w:r w:rsidR="006C3B8E" w:rsidRPr="00D53834">
        <w:rPr>
          <w:rFonts w:ascii="Times New Roman" w:hAnsi="Times New Roman" w:cs="Times New Roman"/>
        </w:rPr>
        <w:t>PR</w:t>
      </w:r>
      <w:r w:rsidR="006C3B8E" w:rsidRPr="00D53834">
        <w:rPr>
          <w:rFonts w:ascii="Times New Roman" w:hAnsi="Times New Roman" w:cs="Times New Roman"/>
        </w:rPr>
        <w:t>值）就是网页的重要程度的体现</w:t>
      </w:r>
      <w:r w:rsidRPr="00D53834">
        <w:rPr>
          <w:rFonts w:ascii="Times New Roman" w:hAnsi="Times New Roman" w:cs="Times New Roman"/>
        </w:rPr>
        <w:t>。</w:t>
      </w:r>
      <w:r w:rsidR="00503D9C" w:rsidRPr="00D53834">
        <w:rPr>
          <w:rFonts w:ascii="Times New Roman" w:hAnsi="Times New Roman" w:cs="Times New Roman"/>
        </w:rPr>
        <w:t>图</w:t>
      </w:r>
      <w:r w:rsidR="00055DE5" w:rsidRPr="00D53834">
        <w:rPr>
          <w:rFonts w:ascii="Times New Roman" w:hAnsi="Times New Roman" w:cs="Times New Roman"/>
        </w:rPr>
        <w:t>3-4</w:t>
      </w:r>
      <w:r w:rsidR="00D96819">
        <w:rPr>
          <w:rFonts w:ascii="Times New Roman" w:hAnsi="Times New Roman" w:cs="Times New Roman"/>
        </w:rPr>
        <w:t>展示了在流式场景下如何计算各个</w:t>
      </w:r>
      <w:r w:rsidR="00D96819">
        <w:rPr>
          <w:rFonts w:ascii="Times New Roman" w:hAnsi="Times New Roman" w:cs="Times New Roman" w:hint="eastAsia"/>
        </w:rPr>
        <w:t>顶</w:t>
      </w:r>
      <w:r w:rsidR="00055DE5" w:rsidRPr="00D53834">
        <w:rPr>
          <w:rFonts w:ascii="Times New Roman" w:hAnsi="Times New Roman" w:cs="Times New Roman"/>
        </w:rPr>
        <w:t>点的</w:t>
      </w:r>
      <w:r w:rsidR="00055DE5" w:rsidRPr="00D53834">
        <w:rPr>
          <w:rFonts w:ascii="Times New Roman" w:hAnsi="Times New Roman" w:cs="Times New Roman"/>
        </w:rPr>
        <w:t>PR</w:t>
      </w:r>
      <w:r w:rsidR="00055DE5" w:rsidRPr="00D53834">
        <w:rPr>
          <w:rFonts w:ascii="Times New Roman" w:hAnsi="Times New Roman" w:cs="Times New Roman"/>
        </w:rPr>
        <w:t>值。</w:t>
      </w:r>
    </w:p>
    <w:p w14:paraId="71646BBA" w14:textId="1FE906E7" w:rsidR="00652950" w:rsidRPr="00D53834" w:rsidRDefault="00A1719F" w:rsidP="00652950">
      <w:pPr>
        <w:ind w:firstLineChars="200" w:firstLine="480"/>
        <w:rPr>
          <w:rFonts w:ascii="Times New Roman" w:hAnsi="Times New Roman" w:cs="Times New Roman"/>
        </w:rPr>
      </w:pPr>
      <w:r w:rsidRPr="00D53834">
        <w:rPr>
          <w:rFonts w:ascii="Times New Roman" w:hAnsi="Times New Roman" w:cs="Times New Roman"/>
        </w:rPr>
        <w:t>在</w:t>
      </w:r>
      <w:r w:rsidRPr="00D53834">
        <w:rPr>
          <w:rFonts w:ascii="Times New Roman" w:hAnsi="Times New Roman" w:cs="Times New Roman"/>
        </w:rPr>
        <w:t>T1</w:t>
      </w:r>
      <w:r w:rsidR="00D96819">
        <w:rPr>
          <w:rFonts w:ascii="Times New Roman" w:hAnsi="Times New Roman" w:cs="Times New Roman"/>
        </w:rPr>
        <w:t>时刻，各个</w:t>
      </w:r>
      <w:r w:rsidR="00D96819">
        <w:rPr>
          <w:rFonts w:ascii="Times New Roman" w:hAnsi="Times New Roman" w:cs="Times New Roman" w:hint="eastAsia"/>
        </w:rPr>
        <w:t>顶</w:t>
      </w:r>
      <w:r w:rsidRPr="00D53834">
        <w:rPr>
          <w:rFonts w:ascii="Times New Roman" w:hAnsi="Times New Roman" w:cs="Times New Roman"/>
        </w:rPr>
        <w:t>点的</w:t>
      </w:r>
      <w:r w:rsidRPr="00D53834">
        <w:rPr>
          <w:rFonts w:ascii="Times New Roman" w:hAnsi="Times New Roman" w:cs="Times New Roman"/>
        </w:rPr>
        <w:t>PR</w:t>
      </w:r>
      <w:r w:rsidRPr="00D53834">
        <w:rPr>
          <w:rFonts w:ascii="Times New Roman" w:hAnsi="Times New Roman" w:cs="Times New Roman"/>
        </w:rPr>
        <w:t>值如图</w:t>
      </w:r>
      <w:r w:rsidRPr="00D53834">
        <w:rPr>
          <w:rFonts w:ascii="Times New Roman" w:hAnsi="Times New Roman" w:cs="Times New Roman"/>
        </w:rPr>
        <w:t>3-4(b)</w:t>
      </w:r>
      <w:r w:rsidRPr="00D53834">
        <w:rPr>
          <w:rFonts w:ascii="Times New Roman" w:hAnsi="Times New Roman" w:cs="Times New Roman"/>
        </w:rPr>
        <w:t>所示，</w:t>
      </w:r>
      <w:r w:rsidR="00BF3E24" w:rsidRPr="00D53834">
        <w:rPr>
          <w:rFonts w:ascii="Times New Roman" w:hAnsi="Times New Roman" w:cs="Times New Roman"/>
        </w:rPr>
        <w:t>在</w:t>
      </w:r>
      <w:r w:rsidR="00BF3E24" w:rsidRPr="00D53834">
        <w:rPr>
          <w:rFonts w:ascii="Times New Roman" w:hAnsi="Times New Roman" w:cs="Times New Roman"/>
        </w:rPr>
        <w:t>T2</w:t>
      </w:r>
      <w:r w:rsidR="00BF3E24" w:rsidRPr="00D53834">
        <w:rPr>
          <w:rFonts w:ascii="Times New Roman" w:hAnsi="Times New Roman" w:cs="Times New Roman"/>
        </w:rPr>
        <w:t>时刻，有一条新边（图</w:t>
      </w:r>
      <w:r w:rsidR="00BF3E24" w:rsidRPr="00D53834">
        <w:rPr>
          <w:rFonts w:ascii="Times New Roman" w:hAnsi="Times New Roman" w:cs="Times New Roman"/>
        </w:rPr>
        <w:t>3-</w:t>
      </w:r>
      <w:r w:rsidR="00666460" w:rsidRPr="00D53834">
        <w:rPr>
          <w:rFonts w:ascii="Times New Roman" w:hAnsi="Times New Roman" w:cs="Times New Roman"/>
        </w:rPr>
        <w:t>4</w:t>
      </w:r>
      <w:r w:rsidR="00BF3E24" w:rsidRPr="00D53834">
        <w:rPr>
          <w:rFonts w:ascii="Times New Roman" w:hAnsi="Times New Roman" w:cs="Times New Roman"/>
        </w:rPr>
        <w:t>(b)</w:t>
      </w:r>
      <w:r w:rsidR="00BF3E24" w:rsidRPr="00D53834">
        <w:rPr>
          <w:rFonts w:ascii="Times New Roman" w:hAnsi="Times New Roman" w:cs="Times New Roman"/>
        </w:rPr>
        <w:t>中虚线所示）流入系统</w:t>
      </w:r>
      <w:r w:rsidR="00666460" w:rsidRPr="00D53834">
        <w:rPr>
          <w:rFonts w:ascii="Times New Roman" w:hAnsi="Times New Roman" w:cs="Times New Roman"/>
        </w:rPr>
        <w:t>，该边进入系统后，</w:t>
      </w:r>
      <w:r w:rsidR="00F24971" w:rsidRPr="00D53834">
        <w:rPr>
          <w:rFonts w:ascii="Times New Roman" w:hAnsi="Times New Roman" w:cs="Times New Roman"/>
        </w:rPr>
        <w:t>这条边的源顶点和目标顶点</w:t>
      </w:r>
      <w:r w:rsidR="0081399A" w:rsidRPr="00D53834">
        <w:rPr>
          <w:rFonts w:ascii="Times New Roman" w:hAnsi="Times New Roman" w:cs="Times New Roman"/>
        </w:rPr>
        <w:t>向其邻接点的贡献分数发生了变化</w:t>
      </w:r>
      <w:ins w:id="179" w:author="Shen" w:date="2017-03-30T16:48:00Z">
        <w:r w:rsidR="00AA376A">
          <w:rPr>
            <w:rFonts w:ascii="Times New Roman" w:hAnsi="Times New Roman" w:cs="Times New Roman" w:hint="eastAsia"/>
          </w:rPr>
          <w:t>：</w:t>
        </w:r>
      </w:ins>
      <w:del w:id="180" w:author="Shen" w:date="2017-03-30T16:48:00Z">
        <w:r w:rsidR="004A047A" w:rsidRPr="00D53834" w:rsidDel="00AA376A">
          <w:rPr>
            <w:rFonts w:ascii="Times New Roman" w:hAnsi="Times New Roman" w:cs="Times New Roman"/>
          </w:rPr>
          <w:delText>:</w:delText>
        </w:r>
      </w:del>
      <w:r w:rsidR="004A047A" w:rsidRPr="00D53834">
        <w:rPr>
          <w:rFonts w:ascii="Times New Roman" w:hAnsi="Times New Roman" w:cs="Times New Roman"/>
        </w:rPr>
        <w:t>假设源顶点原来的出度为</w:t>
      </w:r>
      <m:oMath>
        <m:r>
          <w:rPr>
            <w:rFonts w:ascii="Cambria Math" w:hAnsi="Cambria Math" w:cs="Times New Roman"/>
          </w:rPr>
          <m:t>N</m:t>
        </m:r>
      </m:oMath>
      <w:r w:rsidR="004A047A" w:rsidRPr="00D53834">
        <w:rPr>
          <w:rFonts w:ascii="Times New Roman" w:hAnsi="Times New Roman" w:cs="Times New Roman"/>
        </w:rPr>
        <w:t>,</w:t>
      </w:r>
      <w:r w:rsidR="00A0399D" w:rsidRPr="00D53834">
        <w:rPr>
          <w:rFonts w:ascii="Times New Roman" w:hAnsi="Times New Roman" w:cs="Times New Roman"/>
        </w:rPr>
        <w:t>原来的</w:t>
      </w:r>
      <w:r w:rsidR="00A0399D" w:rsidRPr="00D53834">
        <w:rPr>
          <w:rFonts w:ascii="Times New Roman" w:hAnsi="Times New Roman" w:cs="Times New Roman"/>
        </w:rPr>
        <w:t>PR</w:t>
      </w:r>
      <w:r w:rsidR="00A0399D" w:rsidRPr="00D53834">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A0399D" w:rsidRPr="00D53834">
        <w:rPr>
          <w:rFonts w:ascii="Times New Roman" w:hAnsi="Times New Roman" w:cs="Times New Roman"/>
        </w:rPr>
        <w:t>,</w:t>
      </w:r>
      <w:r w:rsidR="003152BF" w:rsidRPr="00D53834">
        <w:rPr>
          <w:rFonts w:ascii="Times New Roman" w:hAnsi="Times New Roman" w:cs="Times New Roman"/>
        </w:rPr>
        <w:t>新增一条边</w:t>
      </w:r>
      <w:r w:rsidR="0016629E" w:rsidRPr="00D53834">
        <w:rPr>
          <w:rFonts w:ascii="Times New Roman" w:hAnsi="Times New Roman" w:cs="Times New Roman"/>
        </w:rPr>
        <w:t>后出度变为</w:t>
      </w:r>
      <m:oMath>
        <m:r>
          <w:rPr>
            <w:rFonts w:ascii="Cambria Math" w:hAnsi="Cambria Math" w:cs="Times New Roman"/>
          </w:rPr>
          <m:t>N</m:t>
        </m:r>
      </m:oMath>
      <w:r w:rsidR="004A047A" w:rsidRPr="00D53834">
        <w:rPr>
          <w:rFonts w:ascii="Times New Roman" w:hAnsi="Times New Roman" w:cs="Times New Roman"/>
        </w:rPr>
        <w:t>+1,</w:t>
      </w:r>
      <w:r w:rsidR="004A047A" w:rsidRPr="00D53834">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D53834">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D53834">
        <w:rPr>
          <w:rFonts w:ascii="Times New Roman" w:hAnsi="Times New Roman" w:cs="Times New Roman"/>
        </w:rPr>
        <w:t>，</w:t>
      </w:r>
      <w:r w:rsidR="0081399A" w:rsidRPr="00D53834">
        <w:rPr>
          <w:rFonts w:ascii="Times New Roman" w:hAnsi="Times New Roman" w:cs="Times New Roman"/>
        </w:rPr>
        <w:t>进而影响了这两个顶点的所有邻接点的</w:t>
      </w:r>
      <w:r w:rsidR="0081399A" w:rsidRPr="00D53834">
        <w:rPr>
          <w:rFonts w:ascii="Times New Roman" w:hAnsi="Times New Roman" w:cs="Times New Roman"/>
        </w:rPr>
        <w:t>PR</w:t>
      </w:r>
      <w:r w:rsidR="0081399A" w:rsidRPr="00D53834">
        <w:rPr>
          <w:rFonts w:ascii="Times New Roman" w:hAnsi="Times New Roman" w:cs="Times New Roman"/>
        </w:rPr>
        <w:t>值，如图</w:t>
      </w:r>
      <w:r w:rsidR="0081399A" w:rsidRPr="00D53834">
        <w:rPr>
          <w:rFonts w:ascii="Times New Roman" w:hAnsi="Times New Roman" w:cs="Times New Roman"/>
        </w:rPr>
        <w:t>3-4(b)</w:t>
      </w:r>
      <w:r w:rsidR="0022490A">
        <w:rPr>
          <w:rFonts w:ascii="Times New Roman" w:hAnsi="Times New Roman" w:cs="Times New Roman"/>
        </w:rPr>
        <w:t>中灰色</w:t>
      </w:r>
      <w:r w:rsidR="0022490A">
        <w:rPr>
          <w:rFonts w:ascii="Times New Roman" w:hAnsi="Times New Roman" w:cs="Times New Roman" w:hint="eastAsia"/>
        </w:rPr>
        <w:t>顶</w:t>
      </w:r>
      <w:r w:rsidR="0081399A" w:rsidRPr="00D53834">
        <w:rPr>
          <w:rFonts w:ascii="Times New Roman" w:hAnsi="Times New Roman" w:cs="Times New Roman"/>
        </w:rPr>
        <w:t>点所示，</w:t>
      </w:r>
      <w:r w:rsidR="00652950" w:rsidRPr="00D53834">
        <w:rPr>
          <w:rFonts w:ascii="Times New Roman" w:hAnsi="Times New Roman" w:cs="Times New Roman"/>
        </w:rPr>
        <w:t>随后这些灰色顶点又将这些影响继续往外传播给黑色顶点，经过</w:t>
      </w:r>
      <w:r w:rsidR="0022490A">
        <w:rPr>
          <w:rFonts w:ascii="Times New Roman" w:hAnsi="Times New Roman" w:cs="Times New Roman"/>
        </w:rPr>
        <w:t>若干次的迭代之后各个</w:t>
      </w:r>
      <w:r w:rsidR="0022490A">
        <w:rPr>
          <w:rFonts w:ascii="Times New Roman" w:hAnsi="Times New Roman" w:cs="Times New Roman" w:hint="eastAsia"/>
        </w:rPr>
        <w:t>顶</w:t>
      </w:r>
      <w:r w:rsidR="00127AB3" w:rsidRPr="00D53834">
        <w:rPr>
          <w:rFonts w:ascii="Times New Roman" w:hAnsi="Times New Roman" w:cs="Times New Roman"/>
        </w:rPr>
        <w:t>点的</w:t>
      </w:r>
      <w:r w:rsidR="00127AB3" w:rsidRPr="00D53834">
        <w:rPr>
          <w:rFonts w:ascii="Times New Roman" w:hAnsi="Times New Roman" w:cs="Times New Roman"/>
        </w:rPr>
        <w:t>PR</w:t>
      </w:r>
      <w:r w:rsidR="00127AB3" w:rsidRPr="00D53834">
        <w:rPr>
          <w:rFonts w:ascii="Times New Roman" w:hAnsi="Times New Roman" w:cs="Times New Roman"/>
        </w:rPr>
        <w:t>值保持稳定，算法运行结束。</w:t>
      </w:r>
    </w:p>
    <w:p w14:paraId="0A7A729A" w14:textId="0C066DFD" w:rsidR="00127AB3" w:rsidRPr="00D53834" w:rsidRDefault="00127AB3" w:rsidP="00652950">
      <w:pPr>
        <w:ind w:firstLineChars="200" w:firstLine="480"/>
        <w:rPr>
          <w:rFonts w:ascii="Times New Roman" w:hAnsi="Times New Roman" w:cs="Times New Roman"/>
        </w:rPr>
      </w:pPr>
      <w:r w:rsidRPr="00D53834">
        <w:rPr>
          <w:rFonts w:ascii="Times New Roman" w:hAnsi="Times New Roman" w:cs="Times New Roman"/>
        </w:rPr>
        <w:lastRenderedPageBreak/>
        <w:t>由此可见，对于</w:t>
      </w:r>
      <w:r w:rsidRPr="00D53834">
        <w:rPr>
          <w:rFonts w:ascii="Times New Roman" w:hAnsi="Times New Roman" w:cs="Times New Roman"/>
        </w:rPr>
        <w:t>PageRank</w:t>
      </w:r>
      <w:r w:rsidRPr="00D53834">
        <w:rPr>
          <w:rFonts w:ascii="Times New Roman" w:hAnsi="Times New Roman" w:cs="Times New Roman"/>
        </w:rPr>
        <w:t>算法，</w:t>
      </w:r>
      <w:r w:rsidR="00D11A2C" w:rsidRPr="00D53834">
        <w:rPr>
          <w:rFonts w:ascii="Times New Roman" w:hAnsi="Times New Roman" w:cs="Times New Roman"/>
        </w:rPr>
        <w:t>增加</w:t>
      </w:r>
      <w:r w:rsidRPr="00D53834">
        <w:rPr>
          <w:rFonts w:ascii="Times New Roman" w:hAnsi="Times New Roman" w:cs="Times New Roman"/>
        </w:rPr>
        <w:t>一条边，这条边会影响这条边所</w:t>
      </w:r>
      <w:r w:rsidR="00CD1C20">
        <w:rPr>
          <w:rFonts w:ascii="Times New Roman" w:hAnsi="Times New Roman" w:cs="Times New Roman"/>
        </w:rPr>
        <w:t>在的连通子图内的所有</w:t>
      </w:r>
      <w:r w:rsidR="00CD1C20">
        <w:rPr>
          <w:rFonts w:ascii="Times New Roman" w:hAnsi="Times New Roman" w:cs="Times New Roman" w:hint="eastAsia"/>
        </w:rPr>
        <w:t>顶</w:t>
      </w:r>
      <w:r w:rsidRPr="00D53834">
        <w:rPr>
          <w:rFonts w:ascii="Times New Roman" w:hAnsi="Times New Roman" w:cs="Times New Roman"/>
        </w:rPr>
        <w:t>点。</w:t>
      </w:r>
      <w:r w:rsidR="004649D3" w:rsidRPr="00D53834">
        <w:rPr>
          <w:rFonts w:ascii="Times New Roman" w:hAnsi="Times New Roman" w:cs="Times New Roman"/>
        </w:rPr>
        <w:t>在顶点</w:t>
      </w:r>
      <w:r w:rsidR="004649D3" w:rsidRPr="00D53834">
        <w:rPr>
          <w:rFonts w:ascii="Times New Roman" w:hAnsi="Times New Roman" w:cs="Times New Roman"/>
        </w:rPr>
        <w:t>PR</w:t>
      </w:r>
      <w:r w:rsidR="004649D3" w:rsidRPr="00D53834">
        <w:rPr>
          <w:rFonts w:ascii="Times New Roman" w:hAnsi="Times New Roman" w:cs="Times New Roman"/>
        </w:rPr>
        <w:t>值更新过程中，</w:t>
      </w:r>
      <w:r w:rsidR="00327FA2" w:rsidRPr="00D53834">
        <w:rPr>
          <w:rFonts w:ascii="Times New Roman" w:hAnsi="Times New Roman" w:cs="Times New Roman"/>
        </w:rPr>
        <w:t>是</w:t>
      </w:r>
      <w:r w:rsidR="004649D3" w:rsidRPr="00D53834">
        <w:rPr>
          <w:rFonts w:ascii="Times New Roman" w:hAnsi="Times New Roman" w:cs="Times New Roman"/>
        </w:rPr>
        <w:t>利用原有的顶点状态进行更新</w:t>
      </w:r>
      <w:r w:rsidR="00EE203D" w:rsidRPr="00D53834">
        <w:rPr>
          <w:rFonts w:ascii="Times New Roman" w:hAnsi="Times New Roman" w:cs="Times New Roman"/>
        </w:rPr>
        <w:t>(</w:t>
      </w:r>
      <w:r w:rsidR="00EE203D" w:rsidRPr="00D53834">
        <w:rPr>
          <w:rFonts w:ascii="Times New Roman" w:hAnsi="Times New Roman" w:cs="Times New Roman"/>
        </w:rPr>
        <w:t>如</w:t>
      </w:r>
      <w:r w:rsidR="00062347">
        <w:rPr>
          <w:rFonts w:ascii="Times New Roman" w:hAnsi="Times New Roman" w:cs="Times New Roman"/>
        </w:rPr>
        <w:t>新增</w:t>
      </w:r>
      <w:r w:rsidR="00062347">
        <w:rPr>
          <w:rFonts w:ascii="Times New Roman" w:hAnsi="Times New Roman" w:cs="Times New Roman" w:hint="eastAsia"/>
        </w:rPr>
        <w:t>边</w:t>
      </w:r>
      <w:r w:rsidR="005E3ED3" w:rsidRPr="00D53834">
        <w:rPr>
          <w:rFonts w:ascii="Times New Roman" w:hAnsi="Times New Roman" w:cs="Times New Roman"/>
        </w:rPr>
        <w:t>的</w:t>
      </w:r>
      <w:r w:rsidR="00EE203D" w:rsidRPr="00D53834">
        <w:rPr>
          <w:rFonts w:ascii="Times New Roman" w:hAnsi="Times New Roman" w:cs="Times New Roman"/>
        </w:rPr>
        <w:t>源顶点和目标顶点重复利用了原始的</w:t>
      </w:r>
      <w:r w:rsidR="00EE203D" w:rsidRPr="00D53834">
        <w:rPr>
          <w:rFonts w:ascii="Times New Roman" w:hAnsi="Times New Roman" w:cs="Times New Roman"/>
        </w:rPr>
        <w:t>PR</w:t>
      </w:r>
      <w:r w:rsidR="00EE203D" w:rsidRPr="00D53834">
        <w:rPr>
          <w:rFonts w:ascii="Times New Roman" w:hAnsi="Times New Roman" w:cs="Times New Roman"/>
        </w:rPr>
        <w:t>值</w:t>
      </w:r>
      <w:r w:rsidR="00EE203D" w:rsidRPr="00D53834">
        <w:rPr>
          <w:rFonts w:ascii="Times New Roman" w:hAnsi="Times New Roman" w:cs="Times New Roman"/>
        </w:rPr>
        <w:t>)</w:t>
      </w:r>
      <w:r w:rsidR="004649D3" w:rsidRPr="00D53834">
        <w:rPr>
          <w:rFonts w:ascii="Times New Roman" w:hAnsi="Times New Roman" w:cs="Times New Roman"/>
        </w:rPr>
        <w:t>，顶点的更新顺序是无关紧要的，但</w:t>
      </w:r>
      <w:r w:rsidR="005D494E" w:rsidRPr="00D53834">
        <w:rPr>
          <w:rFonts w:ascii="Times New Roman" w:hAnsi="Times New Roman" w:cs="Times New Roman"/>
        </w:rPr>
        <w:t>由于</w:t>
      </w:r>
      <w:r w:rsidR="005D494E" w:rsidRPr="00D53834">
        <w:rPr>
          <w:rFonts w:ascii="Times New Roman" w:hAnsi="Times New Roman" w:cs="Times New Roman"/>
        </w:rPr>
        <w:t>PR</w:t>
      </w:r>
      <w:r w:rsidR="005D494E" w:rsidRPr="00D53834">
        <w:rPr>
          <w:rFonts w:ascii="Times New Roman" w:hAnsi="Times New Roman" w:cs="Times New Roman"/>
        </w:rPr>
        <w:t>算法需要反复迭代进行计算，所以</w:t>
      </w:r>
      <w:r w:rsidR="004649D3" w:rsidRPr="00D53834">
        <w:rPr>
          <w:rFonts w:ascii="Times New Roman" w:hAnsi="Times New Roman" w:cs="Times New Roman"/>
        </w:rPr>
        <w:t>更新操作可能会被多次触发</w:t>
      </w:r>
      <w:r w:rsidR="005D494E" w:rsidRPr="00D53834">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3D2D6EF5" w:rsidR="00127AB3" w:rsidRDefault="00BA4ABB" w:rsidP="00BA4ABB">
      <w:pPr>
        <w:pStyle w:val="ad"/>
        <w:jc w:val="center"/>
      </w:pPr>
      <w:r>
        <w:t>图</w:t>
      </w:r>
      <w:r>
        <w:t xml:space="preserve"> </w:t>
      </w:r>
      <w:r w:rsidR="00551BAE">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4</w:t>
      </w:r>
      <w:r w:rsidR="00A8587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181" w:name="_Toc478509273"/>
      <w:bookmarkStart w:id="182" w:name="_Toc478569358"/>
      <w:r>
        <w:rPr>
          <w:rFonts w:hint="eastAsia"/>
        </w:rPr>
        <w:t>算法特征</w:t>
      </w:r>
      <w:r w:rsidR="00127AB3">
        <w:rPr>
          <w:rFonts w:hint="eastAsia"/>
        </w:rPr>
        <w:t>总结</w:t>
      </w:r>
      <w:bookmarkEnd w:id="181"/>
      <w:bookmarkEnd w:id="182"/>
    </w:p>
    <w:p w14:paraId="6C257E12" w14:textId="4E4E9D89" w:rsidR="000E1F83" w:rsidRPr="00A0473A" w:rsidRDefault="00A1425F" w:rsidP="00656DEE">
      <w:pPr>
        <w:ind w:firstLineChars="200" w:firstLine="480"/>
        <w:rPr>
          <w:rFonts w:ascii="Times New Roman" w:hAnsi="Times New Roman" w:cs="Times New Roman"/>
        </w:rPr>
      </w:pPr>
      <w:r>
        <w:rPr>
          <w:rFonts w:ascii="Times New Roman" w:hAnsi="Times New Roman" w:cs="Times New Roman" w:hint="eastAsia"/>
        </w:rPr>
        <w:t>下面本文</w:t>
      </w:r>
      <w:r w:rsidR="0097472C">
        <w:rPr>
          <w:rFonts w:ascii="Times New Roman" w:hAnsi="Times New Roman" w:cs="Times New Roman" w:hint="eastAsia"/>
        </w:rPr>
        <w:t>将</w:t>
      </w:r>
      <w:r w:rsidR="00127AB3" w:rsidRPr="00A0473A">
        <w:rPr>
          <w:rFonts w:ascii="Times New Roman" w:hAnsi="Times New Roman" w:cs="Times New Roman"/>
        </w:rPr>
        <w:t>从影响范围、</w:t>
      </w:r>
      <w:r w:rsidR="003A6081" w:rsidRPr="00A0473A">
        <w:rPr>
          <w:rFonts w:ascii="Times New Roman" w:hAnsi="Times New Roman" w:cs="Times New Roman"/>
        </w:rPr>
        <w:t>计算方法、</w:t>
      </w:r>
      <w:r w:rsidR="00061CC9" w:rsidRPr="00A0473A">
        <w:rPr>
          <w:rFonts w:ascii="Times New Roman" w:hAnsi="Times New Roman" w:cs="Times New Roman"/>
        </w:rPr>
        <w:t>计算</w:t>
      </w:r>
      <w:r w:rsidR="0058474B" w:rsidRPr="00A0473A">
        <w:rPr>
          <w:rFonts w:ascii="Times New Roman" w:hAnsi="Times New Roman" w:cs="Times New Roman"/>
        </w:rPr>
        <w:t>顺序</w:t>
      </w:r>
      <w:r w:rsidR="00B72EDB" w:rsidRPr="00A0473A">
        <w:rPr>
          <w:rFonts w:ascii="Times New Roman" w:hAnsi="Times New Roman" w:cs="Times New Roman"/>
        </w:rPr>
        <w:t>、计算</w:t>
      </w:r>
      <w:r w:rsidR="00355BB9" w:rsidRPr="00A0473A">
        <w:rPr>
          <w:rFonts w:ascii="Times New Roman" w:hAnsi="Times New Roman" w:cs="Times New Roman"/>
        </w:rPr>
        <w:t>特性和</w:t>
      </w:r>
      <w:r w:rsidR="00061CC9" w:rsidRPr="00A0473A">
        <w:rPr>
          <w:rFonts w:ascii="Times New Roman" w:hAnsi="Times New Roman" w:cs="Times New Roman"/>
        </w:rPr>
        <w:t>计算次数</w:t>
      </w:r>
      <w:r w:rsidR="00355BB9" w:rsidRPr="00A0473A">
        <w:rPr>
          <w:rFonts w:ascii="Times New Roman" w:hAnsi="Times New Roman" w:cs="Times New Roman"/>
        </w:rPr>
        <w:t>五</w:t>
      </w:r>
      <w:r w:rsidR="00127AB3" w:rsidRPr="00A0473A">
        <w:rPr>
          <w:rFonts w:ascii="Times New Roman" w:hAnsi="Times New Roman" w:cs="Times New Roman"/>
        </w:rPr>
        <w:t>个维度来分析这</w:t>
      </w:r>
      <w:r w:rsidR="00127AB3" w:rsidRPr="00A0473A">
        <w:rPr>
          <w:rFonts w:ascii="Times New Roman" w:hAnsi="Times New Roman" w:cs="Times New Roman"/>
        </w:rPr>
        <w:t>4</w:t>
      </w:r>
      <w:r w:rsidR="00127AB3" w:rsidRPr="00A0473A">
        <w:rPr>
          <w:rFonts w:ascii="Times New Roman" w:hAnsi="Times New Roman" w:cs="Times New Roman"/>
        </w:rPr>
        <w:t>个算法</w:t>
      </w:r>
      <w:r w:rsidR="00D244FB">
        <w:rPr>
          <w:rFonts w:ascii="Times New Roman" w:hAnsi="Times New Roman" w:cs="Times New Roman" w:hint="eastAsia"/>
        </w:rPr>
        <w:t>在流式场景下</w:t>
      </w:r>
      <w:r w:rsidR="00127AB3" w:rsidRPr="00A0473A">
        <w:rPr>
          <w:rFonts w:ascii="Times New Roman" w:hAnsi="Times New Roman" w:cs="Times New Roman"/>
        </w:rPr>
        <w:t>的特点</w:t>
      </w:r>
      <w:r w:rsidR="001F0E5D" w:rsidRPr="00A0473A">
        <w:rPr>
          <w:rFonts w:ascii="Times New Roman" w:hAnsi="Times New Roman" w:cs="Times New Roman"/>
        </w:rPr>
        <w:t>。</w:t>
      </w:r>
      <w:r w:rsidR="00656DEE" w:rsidRPr="00A0473A">
        <w:rPr>
          <w:rFonts w:ascii="Times New Roman" w:hAnsi="Times New Roman" w:cs="Times New Roman"/>
        </w:rPr>
        <w:t>（</w:t>
      </w:r>
      <w:r w:rsidR="00656DEE" w:rsidRPr="00A0473A">
        <w:rPr>
          <w:rFonts w:ascii="Times New Roman" w:hAnsi="Times New Roman" w:cs="Times New Roman"/>
        </w:rPr>
        <w:t>1</w:t>
      </w:r>
      <w:r w:rsidR="00FF4543">
        <w:rPr>
          <w:rFonts w:ascii="Times New Roman" w:hAnsi="Times New Roman" w:cs="Times New Roman"/>
        </w:rPr>
        <w:t>）影响范围是指新增加的这条边可能会影响到哪些</w:t>
      </w:r>
      <w:r w:rsidR="00FF4543">
        <w:rPr>
          <w:rFonts w:ascii="Times New Roman" w:hAnsi="Times New Roman" w:cs="Times New Roman" w:hint="eastAsia"/>
        </w:rPr>
        <w:t>顶</w:t>
      </w:r>
      <w:r w:rsidR="00656DEE" w:rsidRPr="00A0473A">
        <w:rPr>
          <w:rFonts w:ascii="Times New Roman" w:hAnsi="Times New Roman" w:cs="Times New Roman"/>
        </w:rPr>
        <w:t>点</w:t>
      </w:r>
      <w:r w:rsidR="00204433">
        <w:rPr>
          <w:rFonts w:ascii="Times New Roman" w:hAnsi="Times New Roman" w:cs="Times New Roman" w:hint="eastAsia"/>
        </w:rPr>
        <w:t>的</w:t>
      </w:r>
      <w:r w:rsidR="00166756">
        <w:rPr>
          <w:rFonts w:ascii="Times New Roman" w:hAnsi="Times New Roman" w:cs="Times New Roman" w:hint="eastAsia"/>
        </w:rPr>
        <w:t>状态</w:t>
      </w:r>
      <w:r w:rsidR="00656DEE" w:rsidRPr="00A0473A">
        <w:rPr>
          <w:rFonts w:ascii="Times New Roman" w:hAnsi="Times New Roman" w:cs="Times New Roman"/>
        </w:rPr>
        <w:t>；</w:t>
      </w:r>
      <w:r w:rsidR="00364A21" w:rsidRPr="00A0473A">
        <w:rPr>
          <w:rFonts w:ascii="Times New Roman" w:hAnsi="Times New Roman" w:cs="Times New Roman"/>
        </w:rPr>
        <w:t>（</w:t>
      </w:r>
      <w:r w:rsidR="00364A21" w:rsidRPr="00A0473A">
        <w:rPr>
          <w:rFonts w:ascii="Times New Roman" w:hAnsi="Times New Roman" w:cs="Times New Roman"/>
        </w:rPr>
        <w:t>2</w:t>
      </w:r>
      <w:r w:rsidR="00364A21" w:rsidRPr="00A0473A">
        <w:rPr>
          <w:rFonts w:ascii="Times New Roman" w:hAnsi="Times New Roman" w:cs="Times New Roman"/>
        </w:rPr>
        <w:t>）计算方法是指采用何种计算模型来进行计算；</w:t>
      </w:r>
      <w:r w:rsidR="00656DEE" w:rsidRPr="00A0473A">
        <w:rPr>
          <w:rFonts w:ascii="Times New Roman" w:hAnsi="Times New Roman" w:cs="Times New Roman"/>
        </w:rPr>
        <w:t>（</w:t>
      </w:r>
      <w:r w:rsidR="00364A21" w:rsidRPr="00A0473A">
        <w:rPr>
          <w:rFonts w:ascii="Times New Roman" w:hAnsi="Times New Roman" w:cs="Times New Roman"/>
        </w:rPr>
        <w:t>3</w:t>
      </w:r>
      <w:r w:rsidR="00FF4543">
        <w:rPr>
          <w:rFonts w:ascii="Times New Roman" w:hAnsi="Times New Roman" w:cs="Times New Roman"/>
        </w:rPr>
        <w:t>）计算顺序是指被影响的</w:t>
      </w:r>
      <w:r w:rsidR="00FF4543">
        <w:rPr>
          <w:rFonts w:ascii="Times New Roman" w:hAnsi="Times New Roman" w:cs="Times New Roman" w:hint="eastAsia"/>
        </w:rPr>
        <w:t>顶</w:t>
      </w:r>
      <w:r w:rsidR="00656DEE" w:rsidRPr="00A0473A">
        <w:rPr>
          <w:rFonts w:ascii="Times New Roman" w:hAnsi="Times New Roman" w:cs="Times New Roman"/>
        </w:rPr>
        <w:t>点谁先参与计算对最终的计算结果是否相关；（</w:t>
      </w:r>
      <w:r w:rsidR="00364A21" w:rsidRPr="00A0473A">
        <w:rPr>
          <w:rFonts w:ascii="Times New Roman" w:hAnsi="Times New Roman" w:cs="Times New Roman"/>
        </w:rPr>
        <w:t>4</w:t>
      </w:r>
      <w:r w:rsidR="00FF4543">
        <w:rPr>
          <w:rFonts w:ascii="Times New Roman" w:hAnsi="Times New Roman" w:cs="Times New Roman"/>
        </w:rPr>
        <w:t>）计算特性是指被影响的</w:t>
      </w:r>
      <w:r w:rsidR="00FF4543">
        <w:rPr>
          <w:rFonts w:ascii="Times New Roman" w:hAnsi="Times New Roman" w:cs="Times New Roman" w:hint="eastAsia"/>
        </w:rPr>
        <w:t>顶</w:t>
      </w:r>
      <w:r w:rsidR="00656DEE" w:rsidRPr="00A0473A">
        <w:rPr>
          <w:rFonts w:ascii="Times New Roman" w:hAnsi="Times New Roman" w:cs="Times New Roman"/>
        </w:rPr>
        <w:t>点的更新函数满足哪些代数运算的性质；（</w:t>
      </w:r>
      <w:r w:rsidR="00364A21" w:rsidRPr="00A0473A">
        <w:rPr>
          <w:rFonts w:ascii="Times New Roman" w:hAnsi="Times New Roman" w:cs="Times New Roman"/>
        </w:rPr>
        <w:t>5</w:t>
      </w:r>
      <w:r w:rsidR="00656DEE" w:rsidRPr="00A0473A">
        <w:rPr>
          <w:rFonts w:ascii="Times New Roman" w:hAnsi="Times New Roman" w:cs="Times New Roman"/>
        </w:rPr>
        <w:t>）计算次数是指这种</w:t>
      </w:r>
      <w:r w:rsidR="004D07EB">
        <w:rPr>
          <w:rFonts w:ascii="Times New Roman" w:hAnsi="Times New Roman" w:cs="Times New Roman" w:hint="eastAsia"/>
        </w:rPr>
        <w:t>更新函数</w:t>
      </w:r>
      <w:r w:rsidR="00656DEE" w:rsidRPr="00A0473A">
        <w:rPr>
          <w:rFonts w:ascii="Times New Roman" w:hAnsi="Times New Roman" w:cs="Times New Roman"/>
        </w:rPr>
        <w:t>是否会被</w:t>
      </w:r>
      <w:r w:rsidR="004D07EB">
        <w:rPr>
          <w:rFonts w:ascii="Times New Roman" w:hAnsi="Times New Roman" w:cs="Times New Roman" w:hint="eastAsia"/>
        </w:rPr>
        <w:t>多次触发</w:t>
      </w:r>
      <w:r w:rsidR="00656DEE" w:rsidRPr="00A0473A">
        <w:rPr>
          <w:rFonts w:ascii="Times New Roman" w:hAnsi="Times New Roman" w:cs="Times New Roman"/>
        </w:rPr>
        <w:t>，</w:t>
      </w:r>
      <w:r w:rsidR="00127AB3" w:rsidRPr="00A0473A">
        <w:rPr>
          <w:rFonts w:ascii="Times New Roman" w:hAnsi="Times New Roman" w:cs="Times New Roman"/>
        </w:rPr>
        <w:t>例如在</w:t>
      </w:r>
      <w:r w:rsidR="00127AB3" w:rsidRPr="00A0473A">
        <w:rPr>
          <w:rFonts w:ascii="Times New Roman" w:hAnsi="Times New Roman" w:cs="Times New Roman"/>
        </w:rPr>
        <w:t>DD</w:t>
      </w:r>
      <w:r w:rsidR="00127AB3" w:rsidRPr="00A0473A">
        <w:rPr>
          <w:rFonts w:ascii="Times New Roman" w:hAnsi="Times New Roman" w:cs="Times New Roman"/>
        </w:rPr>
        <w:t>算法中，新增加一条边只需要将这条边的源</w:t>
      </w:r>
      <w:r w:rsidR="000C73B3">
        <w:rPr>
          <w:rFonts w:ascii="Times New Roman" w:hAnsi="Times New Roman" w:cs="Times New Roman" w:hint="eastAsia"/>
        </w:rPr>
        <w:t>顶</w:t>
      </w:r>
      <w:r w:rsidR="00127AB3" w:rsidRPr="00A0473A">
        <w:rPr>
          <w:rFonts w:ascii="Times New Roman" w:hAnsi="Times New Roman" w:cs="Times New Roman"/>
        </w:rPr>
        <w:t>点和目标</w:t>
      </w:r>
      <w:r w:rsidR="000C73B3">
        <w:rPr>
          <w:rFonts w:ascii="Times New Roman" w:hAnsi="Times New Roman" w:cs="Times New Roman" w:hint="eastAsia"/>
        </w:rPr>
        <w:t>顶</w:t>
      </w:r>
      <w:r w:rsidR="00127AB3" w:rsidRPr="00A0473A">
        <w:rPr>
          <w:rFonts w:ascii="Times New Roman" w:hAnsi="Times New Roman" w:cs="Times New Roman"/>
        </w:rPr>
        <w:t>点对应的度数加</w:t>
      </w:r>
      <w:r w:rsidR="00127AB3" w:rsidRPr="00A0473A">
        <w:rPr>
          <w:rFonts w:ascii="Times New Roman" w:hAnsi="Times New Roman" w:cs="Times New Roman"/>
        </w:rPr>
        <w:t>1</w:t>
      </w:r>
      <w:r w:rsidR="00127AB3" w:rsidRPr="00A0473A">
        <w:rPr>
          <w:rFonts w:ascii="Times New Roman" w:hAnsi="Times New Roman" w:cs="Times New Roman"/>
        </w:rPr>
        <w:t>，且这种运算只需要执行一次，而对于</w:t>
      </w:r>
      <w:r w:rsidR="00127AB3" w:rsidRPr="00A0473A">
        <w:rPr>
          <w:rFonts w:ascii="Times New Roman" w:hAnsi="Times New Roman" w:cs="Times New Roman"/>
        </w:rPr>
        <w:t>PR</w:t>
      </w:r>
      <w:r w:rsidR="00127AB3" w:rsidRPr="00A0473A">
        <w:rPr>
          <w:rFonts w:ascii="Times New Roman" w:hAnsi="Times New Roman" w:cs="Times New Roman"/>
        </w:rPr>
        <w:t>算法，新增加一条边时，这条边的源</w:t>
      </w:r>
      <w:r w:rsidR="00B568AB">
        <w:rPr>
          <w:rFonts w:ascii="Times New Roman" w:hAnsi="Times New Roman" w:cs="Times New Roman" w:hint="eastAsia"/>
        </w:rPr>
        <w:t>顶</w:t>
      </w:r>
      <w:r w:rsidR="00127AB3" w:rsidRPr="00A0473A">
        <w:rPr>
          <w:rFonts w:ascii="Times New Roman" w:hAnsi="Times New Roman" w:cs="Times New Roman"/>
        </w:rPr>
        <w:t>点和目标</w:t>
      </w:r>
      <w:r w:rsidR="00B568AB">
        <w:rPr>
          <w:rFonts w:ascii="Times New Roman" w:hAnsi="Times New Roman" w:cs="Times New Roman" w:hint="eastAsia"/>
        </w:rPr>
        <w:t>顶</w:t>
      </w:r>
      <w:r w:rsidR="00E442E9">
        <w:rPr>
          <w:rFonts w:ascii="Times New Roman" w:hAnsi="Times New Roman" w:cs="Times New Roman"/>
        </w:rPr>
        <w:t>点的输出贡献将会发生变化，因此会首先影响它们</w:t>
      </w:r>
      <w:r w:rsidR="00127AB3" w:rsidRPr="00A0473A">
        <w:rPr>
          <w:rFonts w:ascii="Times New Roman" w:hAnsi="Times New Roman" w:cs="Times New Roman"/>
        </w:rPr>
        <w:t>所有</w:t>
      </w:r>
      <w:r w:rsidR="00E442E9">
        <w:rPr>
          <w:rFonts w:ascii="Times New Roman" w:hAnsi="Times New Roman" w:cs="Times New Roman" w:hint="eastAsia"/>
        </w:rPr>
        <w:t>的</w:t>
      </w:r>
      <w:r w:rsidR="00127AB3" w:rsidRPr="00A0473A">
        <w:rPr>
          <w:rFonts w:ascii="Times New Roman" w:hAnsi="Times New Roman" w:cs="Times New Roman"/>
        </w:rPr>
        <w:t>邻接点，这些邻接</w:t>
      </w:r>
      <w:r w:rsidR="00FF4543">
        <w:rPr>
          <w:rFonts w:ascii="Times New Roman" w:hAnsi="Times New Roman" w:cs="Times New Roman"/>
        </w:rPr>
        <w:t>点在下一次的传播中会继续</w:t>
      </w:r>
      <w:ins w:id="183" w:author="Shen" w:date="2017-03-30T16:50:00Z">
        <w:r w:rsidR="002E1705">
          <w:rPr>
            <w:rFonts w:ascii="Times New Roman" w:hAnsi="Times New Roman" w:cs="Times New Roman" w:hint="eastAsia"/>
          </w:rPr>
          <w:t>影响</w:t>
        </w:r>
      </w:ins>
      <w:r w:rsidR="00FF4543">
        <w:rPr>
          <w:rFonts w:ascii="Times New Roman" w:hAnsi="Times New Roman" w:cs="Times New Roman"/>
        </w:rPr>
        <w:t>它们的邻接点，经过多次迭代计算之后各个</w:t>
      </w:r>
      <w:r w:rsidR="00FF4543">
        <w:rPr>
          <w:rFonts w:ascii="Times New Roman" w:hAnsi="Times New Roman" w:cs="Times New Roman" w:hint="eastAsia"/>
        </w:rPr>
        <w:t>顶</w:t>
      </w:r>
      <w:r w:rsidR="00127AB3" w:rsidRPr="00A0473A">
        <w:rPr>
          <w:rFonts w:ascii="Times New Roman" w:hAnsi="Times New Roman" w:cs="Times New Roman"/>
        </w:rPr>
        <w:t>点的</w:t>
      </w:r>
      <w:r w:rsidR="00127AB3" w:rsidRPr="00A0473A">
        <w:rPr>
          <w:rFonts w:ascii="Times New Roman" w:hAnsi="Times New Roman" w:cs="Times New Roman"/>
        </w:rPr>
        <w:t>PR</w:t>
      </w:r>
      <w:r w:rsidR="00FF4543">
        <w:rPr>
          <w:rFonts w:ascii="Times New Roman" w:hAnsi="Times New Roman" w:cs="Times New Roman"/>
        </w:rPr>
        <w:t>值会趋于稳定，在迭代计算的过程中，</w:t>
      </w:r>
      <w:r w:rsidR="002C3195">
        <w:rPr>
          <w:rFonts w:ascii="Times New Roman" w:hAnsi="Times New Roman" w:cs="Times New Roman" w:hint="eastAsia"/>
        </w:rPr>
        <w:t>这条边所在的连通图内的</w:t>
      </w:r>
      <w:r w:rsidR="00FF4543">
        <w:rPr>
          <w:rFonts w:ascii="Times New Roman" w:hAnsi="Times New Roman" w:cs="Times New Roman"/>
        </w:rPr>
        <w:t>每个</w:t>
      </w:r>
      <w:r w:rsidR="00FF4543">
        <w:rPr>
          <w:rFonts w:ascii="Times New Roman" w:hAnsi="Times New Roman" w:cs="Times New Roman" w:hint="eastAsia"/>
        </w:rPr>
        <w:t>顶</w:t>
      </w:r>
      <w:r w:rsidR="00127AB3" w:rsidRPr="00A0473A">
        <w:rPr>
          <w:rFonts w:ascii="Times New Roman" w:hAnsi="Times New Roman" w:cs="Times New Roman"/>
        </w:rPr>
        <w:t>点</w:t>
      </w:r>
      <w:r w:rsidR="00692956">
        <w:rPr>
          <w:rFonts w:ascii="Times New Roman" w:hAnsi="Times New Roman" w:cs="Times New Roman" w:hint="eastAsia"/>
        </w:rPr>
        <w:t>都</w:t>
      </w:r>
      <w:r w:rsidR="00127AB3" w:rsidRPr="00A0473A">
        <w:rPr>
          <w:rFonts w:ascii="Times New Roman" w:hAnsi="Times New Roman" w:cs="Times New Roman"/>
        </w:rPr>
        <w:t>可能参与多次计算。</w:t>
      </w:r>
    </w:p>
    <w:p w14:paraId="2DEF1C31" w14:textId="6719657B" w:rsidR="00127AB3" w:rsidRPr="00A0473A" w:rsidRDefault="00E90FBE" w:rsidP="00656DEE">
      <w:pPr>
        <w:ind w:firstLineChars="200" w:firstLine="480"/>
        <w:rPr>
          <w:rFonts w:ascii="Times New Roman" w:hAnsi="Times New Roman" w:cs="Times New Roman"/>
        </w:rPr>
      </w:pPr>
      <w:r w:rsidRPr="00A0473A">
        <w:rPr>
          <w:rFonts w:ascii="Times New Roman" w:hAnsi="Times New Roman" w:cs="Times New Roman"/>
        </w:rPr>
        <w:t>需要</w:t>
      </w:r>
      <w:r w:rsidR="00695BD2">
        <w:rPr>
          <w:rFonts w:ascii="Times New Roman" w:hAnsi="Times New Roman" w:cs="Times New Roman" w:hint="eastAsia"/>
        </w:rPr>
        <w:t>说明</w:t>
      </w:r>
      <w:r w:rsidRPr="00A0473A">
        <w:rPr>
          <w:rFonts w:ascii="Times New Roman" w:hAnsi="Times New Roman" w:cs="Times New Roman"/>
        </w:rPr>
        <w:t>的是，虽然这四个算法都是考虑新增一条边时的情景，但对于新增顶点和删除边等类似的图数据改变的情况，分析方法也类似</w:t>
      </w:r>
      <w:r w:rsidR="00334909" w:rsidRPr="00A0473A">
        <w:rPr>
          <w:rFonts w:ascii="Times New Roman" w:hAnsi="Times New Roman" w:cs="Times New Roman"/>
        </w:rPr>
        <w:t>，</w:t>
      </w:r>
      <w:r w:rsidR="00DB2785" w:rsidRPr="00A0473A">
        <w:rPr>
          <w:rFonts w:ascii="Times New Roman" w:hAnsi="Times New Roman" w:cs="Times New Roman"/>
        </w:rPr>
        <w:t>而新增边是最为常见的流式图计算的场景，所以以新增边来进行举例说明。</w:t>
      </w:r>
    </w:p>
    <w:p w14:paraId="349C7277" w14:textId="1DA434BC" w:rsidR="00F565F9" w:rsidRPr="00A0473A" w:rsidRDefault="00F565F9" w:rsidP="00F565F9">
      <w:pPr>
        <w:pStyle w:val="ad"/>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BD3D9E">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A0473A"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A0473A"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A0473A" w:rsidRDefault="00820691" w:rsidP="00061811">
            <w:pPr>
              <w:rPr>
                <w:rFonts w:ascii="Times New Roman" w:hAnsi="Times New Roman" w:cs="Times New Roman"/>
                <w:b/>
                <w:bCs/>
              </w:rPr>
            </w:pPr>
            <w:r w:rsidRPr="00A0473A">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计算次数</w:t>
            </w:r>
          </w:p>
        </w:tc>
      </w:tr>
      <w:tr w:rsidR="00B9650D" w:rsidRPr="00A0473A" w14:paraId="5CC0F475" w14:textId="77777777" w:rsidTr="00B9650D">
        <w:trPr>
          <w:jc w:val="center"/>
        </w:trPr>
        <w:tc>
          <w:tcPr>
            <w:tcW w:w="761" w:type="dxa"/>
            <w:tcBorders>
              <w:top w:val="single" w:sz="4" w:space="0" w:color="auto"/>
            </w:tcBorders>
            <w:shd w:val="clear" w:color="auto" w:fill="auto"/>
          </w:tcPr>
          <w:p w14:paraId="687BBBAC"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lastRenderedPageBreak/>
              <w:t>点</w:t>
            </w:r>
          </w:p>
        </w:tc>
        <w:tc>
          <w:tcPr>
            <w:tcW w:w="1425" w:type="dxa"/>
            <w:tcBorders>
              <w:top w:val="single" w:sz="4" w:space="0" w:color="auto"/>
            </w:tcBorders>
          </w:tcPr>
          <w:p w14:paraId="21EF52CB" w14:textId="31B6C237" w:rsidR="00B9650D" w:rsidRPr="00A0473A" w:rsidRDefault="00B9650D" w:rsidP="00B9650D">
            <w:pPr>
              <w:rPr>
                <w:rFonts w:ascii="Times New Roman" w:hAnsi="Times New Roman" w:cs="Times New Roman"/>
              </w:rPr>
            </w:pPr>
            <w:r w:rsidRPr="00A0473A">
              <w:rPr>
                <w:rFonts w:ascii="Times New Roman" w:hAnsi="Times New Roman" w:cs="Times New Roman"/>
              </w:rPr>
              <w:lastRenderedPageBreak/>
              <w:t>利用原始状态进行增量式</w:t>
            </w:r>
            <w:r w:rsidR="00364A21" w:rsidRPr="00A0473A">
              <w:rPr>
                <w:rFonts w:ascii="Times New Roman" w:hAnsi="Times New Roman" w:cs="Times New Roman"/>
              </w:rPr>
              <w:t>计算</w:t>
            </w:r>
          </w:p>
          <w:p w14:paraId="2945E1EE" w14:textId="77777777" w:rsidR="00B9650D" w:rsidRPr="00A0473A"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A0473A" w:rsidRDefault="00B9650D" w:rsidP="00061811">
            <w:pPr>
              <w:rPr>
                <w:rFonts w:ascii="Times New Roman" w:hAnsi="Times New Roman" w:cs="Times New Roman"/>
              </w:rPr>
            </w:pPr>
            <w:r w:rsidRPr="00A0473A">
              <w:rPr>
                <w:rFonts w:ascii="Times New Roman" w:hAnsi="Times New Roman" w:cs="Times New Roman"/>
              </w:rPr>
              <w:lastRenderedPageBreak/>
              <w:t>最终计算结果和被影响的</w:t>
            </w:r>
            <w:r w:rsidR="00D938F2">
              <w:rPr>
                <w:rFonts w:ascii="Times New Roman" w:hAnsi="Times New Roman" w:cs="Times New Roman"/>
              </w:rPr>
              <w:t>顶点</w:t>
            </w:r>
            <w:r w:rsidRPr="00A0473A">
              <w:rPr>
                <w:rFonts w:ascii="Times New Roman" w:hAnsi="Times New Roman" w:cs="Times New Roman"/>
              </w:rPr>
              <w:t>的计</w:t>
            </w:r>
            <w:r w:rsidRPr="00A0473A">
              <w:rPr>
                <w:rFonts w:ascii="Times New Roman" w:hAnsi="Times New Roman" w:cs="Times New Roman"/>
              </w:rPr>
              <w:lastRenderedPageBreak/>
              <w:t>算顺序无关</w:t>
            </w:r>
          </w:p>
        </w:tc>
        <w:tc>
          <w:tcPr>
            <w:tcW w:w="1484" w:type="dxa"/>
            <w:tcBorders>
              <w:top w:val="single" w:sz="4" w:space="0" w:color="auto"/>
            </w:tcBorders>
          </w:tcPr>
          <w:p w14:paraId="75E8F7A3" w14:textId="60E68BED" w:rsidR="00B9650D" w:rsidRPr="00A0473A" w:rsidRDefault="00B9650D" w:rsidP="00061811">
            <w:pPr>
              <w:rPr>
                <w:rFonts w:ascii="Times New Roman" w:hAnsi="Times New Roman" w:cs="Times New Roman"/>
              </w:rPr>
            </w:pPr>
            <w:r w:rsidRPr="00A0473A">
              <w:rPr>
                <w:rFonts w:ascii="Times New Roman" w:hAnsi="Times New Roman" w:cs="Times New Roman"/>
              </w:rPr>
              <w:lastRenderedPageBreak/>
              <w:t>更新函数为加法运算</w:t>
            </w:r>
          </w:p>
        </w:tc>
        <w:tc>
          <w:tcPr>
            <w:tcW w:w="1498" w:type="dxa"/>
            <w:tcBorders>
              <w:top w:val="single" w:sz="4" w:space="0" w:color="auto"/>
            </w:tcBorders>
            <w:shd w:val="clear" w:color="auto" w:fill="auto"/>
          </w:tcPr>
          <w:p w14:paraId="1F5D638E" w14:textId="0881B437"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195C2971" w14:textId="77777777" w:rsidTr="00B9650D">
        <w:trPr>
          <w:jc w:val="center"/>
        </w:trPr>
        <w:tc>
          <w:tcPr>
            <w:tcW w:w="761" w:type="dxa"/>
            <w:shd w:val="clear" w:color="auto" w:fill="auto"/>
          </w:tcPr>
          <w:p w14:paraId="716F1D58"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TC</w:t>
            </w:r>
          </w:p>
        </w:tc>
        <w:tc>
          <w:tcPr>
            <w:tcW w:w="1651" w:type="dxa"/>
            <w:shd w:val="clear" w:color="auto" w:fill="auto"/>
          </w:tcPr>
          <w:p w14:paraId="4EC5A7F0" w14:textId="7238BD0A" w:rsidR="00B9650D" w:rsidRPr="00A0473A" w:rsidRDefault="00B9650D" w:rsidP="00061811">
            <w:pPr>
              <w:rPr>
                <w:rFonts w:ascii="Times New Roman" w:hAnsi="Times New Roman" w:cs="Times New Roman"/>
              </w:rPr>
            </w:pPr>
            <w:r w:rsidRPr="00A0473A">
              <w:rPr>
                <w:rFonts w:ascii="Times New Roman" w:hAnsi="Times New Roman" w:cs="Times New Roman"/>
              </w:rPr>
              <w:t>影响新增这条边的源</w:t>
            </w:r>
            <w:r w:rsidR="00451E69">
              <w:rPr>
                <w:rFonts w:ascii="Times New Roman" w:hAnsi="Times New Roman" w:cs="Times New Roman" w:hint="eastAsia"/>
              </w:rPr>
              <w:t>顶</w:t>
            </w:r>
            <w:r w:rsidRPr="00A0473A">
              <w:rPr>
                <w:rFonts w:ascii="Times New Roman" w:hAnsi="Times New Roman" w:cs="Times New Roman"/>
              </w:rPr>
              <w:t>点和目标</w:t>
            </w:r>
            <w:r w:rsidR="00451E69">
              <w:rPr>
                <w:rFonts w:ascii="Times New Roman" w:hAnsi="Times New Roman" w:cs="Times New Roman" w:hint="eastAsia"/>
              </w:rPr>
              <w:t>顶</w:t>
            </w:r>
            <w:r w:rsidRPr="00A0473A">
              <w:rPr>
                <w:rFonts w:ascii="Times New Roman" w:hAnsi="Times New Roman" w:cs="Times New Roman"/>
              </w:rPr>
              <w:t>点，以及这两个点的公共邻接点</w:t>
            </w:r>
          </w:p>
        </w:tc>
        <w:tc>
          <w:tcPr>
            <w:tcW w:w="1425" w:type="dxa"/>
          </w:tcPr>
          <w:p w14:paraId="6603FC43" w14:textId="1224B0AB"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0B3170D5" w14:textId="77777777" w:rsidR="00B9650D" w:rsidRPr="00A0473A" w:rsidRDefault="00B9650D" w:rsidP="00061811">
            <w:pPr>
              <w:rPr>
                <w:rFonts w:ascii="Times New Roman" w:hAnsi="Times New Roman" w:cs="Times New Roman"/>
              </w:rPr>
            </w:pPr>
          </w:p>
        </w:tc>
        <w:tc>
          <w:tcPr>
            <w:tcW w:w="1487" w:type="dxa"/>
          </w:tcPr>
          <w:p w14:paraId="0614C4AF" w14:textId="2C76EB9A"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61A6DCED" w14:textId="75E0FE2B" w:rsidR="00B9650D" w:rsidRPr="00A0473A" w:rsidRDefault="00B9650D" w:rsidP="00A34802">
            <w:pPr>
              <w:rPr>
                <w:rFonts w:ascii="Times New Roman" w:hAnsi="Times New Roman" w:cs="Times New Roman"/>
              </w:rPr>
            </w:pPr>
            <w:r w:rsidRPr="00A0473A">
              <w:rPr>
                <w:rFonts w:ascii="Times New Roman" w:hAnsi="Times New Roman" w:cs="Times New Roman"/>
              </w:rPr>
              <w:t>更新函数为加法运算</w:t>
            </w:r>
          </w:p>
        </w:tc>
        <w:tc>
          <w:tcPr>
            <w:tcW w:w="1498" w:type="dxa"/>
            <w:shd w:val="clear" w:color="auto" w:fill="auto"/>
          </w:tcPr>
          <w:p w14:paraId="0FC87C7B" w14:textId="7695A078"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只参与计算一次</w:t>
            </w:r>
          </w:p>
        </w:tc>
      </w:tr>
      <w:tr w:rsidR="00B9650D" w:rsidRPr="00A0473A" w14:paraId="7B393CA9" w14:textId="77777777" w:rsidTr="00B9650D">
        <w:trPr>
          <w:jc w:val="center"/>
        </w:trPr>
        <w:tc>
          <w:tcPr>
            <w:tcW w:w="761" w:type="dxa"/>
            <w:shd w:val="clear" w:color="auto" w:fill="auto"/>
          </w:tcPr>
          <w:p w14:paraId="7FAE94B6"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SSSP</w:t>
            </w:r>
          </w:p>
        </w:tc>
        <w:tc>
          <w:tcPr>
            <w:tcW w:w="1651" w:type="dxa"/>
            <w:shd w:val="clear" w:color="auto" w:fill="auto"/>
          </w:tcPr>
          <w:p w14:paraId="678C00F4" w14:textId="3B2EDCE4" w:rsidR="00B9650D" w:rsidRPr="00A0473A" w:rsidRDefault="00B9650D" w:rsidP="00061811">
            <w:pPr>
              <w:rPr>
                <w:rFonts w:ascii="Times New Roman" w:hAnsi="Times New Roman" w:cs="Times New Roman"/>
              </w:rPr>
            </w:pPr>
            <w:r w:rsidRPr="00A0473A">
              <w:rPr>
                <w:rFonts w:ascii="Times New Roman" w:hAnsi="Times New Roman" w:cs="Times New Roman"/>
              </w:rPr>
              <w:t>以这条边的某个</w:t>
            </w:r>
            <w:r w:rsidR="00D938F2">
              <w:rPr>
                <w:rFonts w:ascii="Times New Roman" w:hAnsi="Times New Roman" w:cs="Times New Roman"/>
              </w:rPr>
              <w:t>顶点</w:t>
            </w:r>
            <w:r w:rsidRPr="00A0473A">
              <w:rPr>
                <w:rFonts w:ascii="Times New Roman" w:hAnsi="Times New Roman" w:cs="Times New Roman"/>
              </w:rPr>
              <w:t>为起点，沿着某条路径往其</w:t>
            </w:r>
            <w:r w:rsidR="00261E95">
              <w:rPr>
                <w:rFonts w:ascii="Times New Roman" w:hAnsi="Times New Roman" w:cs="Times New Roman"/>
              </w:rPr>
              <w:t>它</w:t>
            </w:r>
            <w:r w:rsidR="00D938F2">
              <w:rPr>
                <w:rFonts w:ascii="Times New Roman" w:hAnsi="Times New Roman" w:cs="Times New Roman"/>
              </w:rPr>
              <w:t>顶点</w:t>
            </w:r>
            <w:r w:rsidRPr="00A0473A">
              <w:rPr>
                <w:rFonts w:ascii="Times New Roman" w:hAnsi="Times New Roman" w:cs="Times New Roman"/>
              </w:rPr>
              <w:t>传播影响</w:t>
            </w:r>
          </w:p>
        </w:tc>
        <w:tc>
          <w:tcPr>
            <w:tcW w:w="1425" w:type="dxa"/>
          </w:tcPr>
          <w:p w14:paraId="67551BC7" w14:textId="4F8A1A73"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3CAF40E" w14:textId="77777777" w:rsidR="00B9650D" w:rsidRPr="00A0473A" w:rsidRDefault="00B9650D" w:rsidP="00061811">
            <w:pPr>
              <w:rPr>
                <w:rFonts w:ascii="Times New Roman" w:hAnsi="Times New Roman" w:cs="Times New Roman"/>
              </w:rPr>
            </w:pPr>
          </w:p>
        </w:tc>
        <w:tc>
          <w:tcPr>
            <w:tcW w:w="1487" w:type="dxa"/>
          </w:tcPr>
          <w:p w14:paraId="150CBC49" w14:textId="267DDDBB"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Pr>
          <w:p w14:paraId="2C8BD081" w14:textId="75CB85FD" w:rsidR="00B9650D" w:rsidRPr="00A0473A" w:rsidRDefault="00B9650D" w:rsidP="0094523B">
            <w:pPr>
              <w:rPr>
                <w:rFonts w:ascii="Times New Roman" w:hAnsi="Times New Roman" w:cs="Times New Roman"/>
              </w:rPr>
            </w:pPr>
            <w:r w:rsidRPr="00A0473A">
              <w:rPr>
                <w:rFonts w:ascii="Times New Roman" w:hAnsi="Times New Roman" w:cs="Times New Roman"/>
              </w:rPr>
              <w:t>更新函数为</w:t>
            </w:r>
            <w:r w:rsidRPr="00A0473A">
              <w:rPr>
                <w:rFonts w:ascii="Times New Roman" w:hAnsi="Times New Roman" w:cs="Times New Roman"/>
              </w:rPr>
              <w:t>Min</w:t>
            </w:r>
            <w:r w:rsidRPr="00A0473A">
              <w:rPr>
                <w:rFonts w:ascii="Times New Roman" w:hAnsi="Times New Roman" w:cs="Times New Roman"/>
              </w:rPr>
              <w:t>运算</w:t>
            </w:r>
          </w:p>
        </w:tc>
        <w:tc>
          <w:tcPr>
            <w:tcW w:w="1498" w:type="dxa"/>
            <w:shd w:val="clear" w:color="auto" w:fill="auto"/>
          </w:tcPr>
          <w:p w14:paraId="010D6DC8" w14:textId="2D5B1D8F"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可能会参与计算多次</w:t>
            </w:r>
          </w:p>
        </w:tc>
      </w:tr>
      <w:tr w:rsidR="00B9650D" w:rsidRPr="00A0473A"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A0473A" w:rsidRDefault="00B9650D" w:rsidP="00061811">
            <w:pPr>
              <w:rPr>
                <w:rFonts w:ascii="Times New Roman" w:hAnsi="Times New Roman" w:cs="Times New Roman"/>
                <w:b/>
                <w:bCs/>
              </w:rPr>
            </w:pPr>
            <w:r w:rsidRPr="00A0473A">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A0473A" w:rsidRDefault="00B9650D" w:rsidP="00061811">
            <w:pPr>
              <w:rPr>
                <w:rFonts w:ascii="Times New Roman" w:hAnsi="Times New Roman" w:cs="Times New Roman"/>
              </w:rPr>
            </w:pPr>
            <w:r w:rsidRPr="00A0473A">
              <w:rPr>
                <w:rFonts w:ascii="Times New Roman" w:hAnsi="Times New Roman" w:cs="Times New Roman"/>
              </w:rPr>
              <w:t>影响这条边的源</w:t>
            </w:r>
            <w:r w:rsidR="00254D89">
              <w:rPr>
                <w:rFonts w:ascii="Times New Roman" w:hAnsi="Times New Roman" w:cs="Times New Roman" w:hint="eastAsia"/>
              </w:rPr>
              <w:t>顶</w:t>
            </w:r>
            <w:r w:rsidRPr="00A0473A">
              <w:rPr>
                <w:rFonts w:ascii="Times New Roman" w:hAnsi="Times New Roman" w:cs="Times New Roman"/>
              </w:rPr>
              <w:t>点和目标</w:t>
            </w:r>
            <w:r w:rsidR="00254D89">
              <w:rPr>
                <w:rFonts w:ascii="Times New Roman" w:hAnsi="Times New Roman" w:cs="Times New Roman" w:hint="eastAsia"/>
              </w:rPr>
              <w:t>顶</w:t>
            </w:r>
            <w:r w:rsidRPr="00A0473A">
              <w:rPr>
                <w:rFonts w:ascii="Times New Roman" w:hAnsi="Times New Roman" w:cs="Times New Roman"/>
              </w:rPr>
              <w:t>点所在的整个连通子图内的所有</w:t>
            </w:r>
            <w:r w:rsidR="00D938F2">
              <w:rPr>
                <w:rFonts w:ascii="Times New Roman" w:hAnsi="Times New Roman" w:cs="Times New Roman"/>
              </w:rPr>
              <w:t>顶点</w:t>
            </w:r>
          </w:p>
        </w:tc>
        <w:tc>
          <w:tcPr>
            <w:tcW w:w="1425" w:type="dxa"/>
            <w:tcBorders>
              <w:bottom w:val="single" w:sz="4" w:space="0" w:color="auto"/>
            </w:tcBorders>
          </w:tcPr>
          <w:p w14:paraId="6BE40D20" w14:textId="3A32712F" w:rsidR="00B9650D" w:rsidRPr="00A0473A" w:rsidRDefault="00B9650D" w:rsidP="00B9650D">
            <w:pPr>
              <w:rPr>
                <w:rFonts w:ascii="Times New Roman" w:hAnsi="Times New Roman" w:cs="Times New Roman"/>
              </w:rPr>
            </w:pPr>
            <w:r w:rsidRPr="00A0473A">
              <w:rPr>
                <w:rFonts w:ascii="Times New Roman" w:hAnsi="Times New Roman" w:cs="Times New Roman"/>
              </w:rPr>
              <w:t>利用原始状态进行增量式</w:t>
            </w:r>
            <w:r w:rsidR="00364A21" w:rsidRPr="00A0473A">
              <w:rPr>
                <w:rFonts w:ascii="Times New Roman" w:hAnsi="Times New Roman" w:cs="Times New Roman"/>
              </w:rPr>
              <w:t>计算</w:t>
            </w:r>
          </w:p>
          <w:p w14:paraId="78017CFD" w14:textId="77777777" w:rsidR="00B9650D" w:rsidRPr="00A0473A"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A0473A" w:rsidRDefault="00B9650D" w:rsidP="00061811">
            <w:pPr>
              <w:rPr>
                <w:rFonts w:ascii="Times New Roman" w:hAnsi="Times New Roman" w:cs="Times New Roman"/>
              </w:rPr>
            </w:pPr>
            <w:r w:rsidRPr="00A0473A">
              <w:rPr>
                <w:rFonts w:ascii="Times New Roman" w:hAnsi="Times New Roman" w:cs="Times New Roman"/>
              </w:rPr>
              <w:t>最终计算结果和被影响的</w:t>
            </w:r>
            <w:r w:rsidR="00D938F2">
              <w:rPr>
                <w:rFonts w:ascii="Times New Roman" w:hAnsi="Times New Roman" w:cs="Times New Roman"/>
              </w:rPr>
              <w:t>顶点</w:t>
            </w:r>
            <w:r w:rsidRPr="00A0473A">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A0473A" w:rsidRDefault="00B9650D" w:rsidP="00DE4CAF">
            <w:pPr>
              <w:rPr>
                <w:rFonts w:ascii="Times New Roman" w:hAnsi="Times New Roman" w:cs="Times New Roman"/>
              </w:rPr>
            </w:pPr>
            <w:r w:rsidRPr="00A0473A">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A0473A" w:rsidRDefault="00B9650D" w:rsidP="00061811">
            <w:pPr>
              <w:rPr>
                <w:rFonts w:ascii="Times New Roman" w:hAnsi="Times New Roman" w:cs="Times New Roman"/>
              </w:rPr>
            </w:pPr>
            <w:r w:rsidRPr="00A0473A">
              <w:rPr>
                <w:rFonts w:ascii="Times New Roman" w:hAnsi="Times New Roman" w:cs="Times New Roman"/>
              </w:rPr>
              <w:t>被影响的</w:t>
            </w:r>
            <w:r w:rsidR="00D938F2">
              <w:rPr>
                <w:rFonts w:ascii="Times New Roman" w:hAnsi="Times New Roman" w:cs="Times New Roman"/>
              </w:rPr>
              <w:t>顶点</w:t>
            </w:r>
            <w:r w:rsidRPr="00A0473A">
              <w:rPr>
                <w:rFonts w:ascii="Times New Roman" w:hAnsi="Times New Roman" w:cs="Times New Roman"/>
              </w:rPr>
              <w:t>一般会参与计算多次</w:t>
            </w:r>
          </w:p>
        </w:tc>
      </w:tr>
    </w:tbl>
    <w:p w14:paraId="2940F782" w14:textId="77777777" w:rsidR="00F113C2" w:rsidRPr="00A0473A" w:rsidRDefault="00F251DC" w:rsidP="00F13874">
      <w:pPr>
        <w:ind w:firstLineChars="200" w:firstLine="480"/>
        <w:rPr>
          <w:rFonts w:ascii="Times New Roman" w:hAnsi="Times New Roman" w:cs="Times New Roman"/>
        </w:rPr>
      </w:pPr>
      <w:r w:rsidRPr="00A0473A">
        <w:rPr>
          <w:rFonts w:ascii="Times New Roman" w:hAnsi="Times New Roman" w:cs="Times New Roman"/>
        </w:rPr>
        <w:t>通过分析这四类的典型图算法</w:t>
      </w:r>
      <w:r w:rsidR="00CD2144" w:rsidRPr="00A0473A">
        <w:rPr>
          <w:rFonts w:ascii="Times New Roman" w:hAnsi="Times New Roman" w:cs="Times New Roman"/>
        </w:rPr>
        <w:t>，我们</w:t>
      </w:r>
      <w:r w:rsidRPr="00A0473A">
        <w:rPr>
          <w:rFonts w:ascii="Times New Roman" w:hAnsi="Times New Roman" w:cs="Times New Roman"/>
        </w:rPr>
        <w:t>发现</w:t>
      </w:r>
      <w:r w:rsidR="004D6FC0" w:rsidRPr="00A0473A">
        <w:rPr>
          <w:rFonts w:ascii="Times New Roman" w:hAnsi="Times New Roman" w:cs="Times New Roman"/>
        </w:rPr>
        <w:t>在流式场景下这些算法</w:t>
      </w:r>
      <w:r w:rsidR="00A9012A" w:rsidRPr="00A0473A">
        <w:rPr>
          <w:rFonts w:ascii="Times New Roman" w:hAnsi="Times New Roman" w:cs="Times New Roman"/>
        </w:rPr>
        <w:t>的一些共性特点：</w:t>
      </w:r>
    </w:p>
    <w:p w14:paraId="61BFC836" w14:textId="0F4F1B32" w:rsidR="006F729C" w:rsidRPr="005C1750" w:rsidRDefault="006F729C"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E126FB" w:rsidRPr="005C1750">
        <w:rPr>
          <w:rFonts w:ascii="Times New Roman" w:hAnsi="Times New Roman" w:cs="Times New Roman"/>
        </w:rPr>
        <w:t>计算方法</w:t>
      </w:r>
      <w:r w:rsidR="009666CC" w:rsidRPr="005C1750">
        <w:rPr>
          <w:rFonts w:ascii="Times New Roman" w:hAnsi="Times New Roman" w:cs="Times New Roman"/>
        </w:rPr>
        <w:t>满足增量计算特性：</w:t>
      </w:r>
      <w:r w:rsidR="001317AA" w:rsidRPr="005C1750">
        <w:rPr>
          <w:rFonts w:ascii="Times New Roman" w:hAnsi="Times New Roman" w:cs="Times New Roman"/>
        </w:rPr>
        <w:t>在流式场景下，我们对这些算法进行改进的首要前提是这些算法能够充分利用原始的计算结果</w:t>
      </w:r>
      <w:r w:rsidR="004B5DD0" w:rsidRPr="005C1750">
        <w:rPr>
          <w:rFonts w:ascii="Times New Roman" w:hAnsi="Times New Roman" w:cs="Times New Roman"/>
        </w:rPr>
        <w:t>，</w:t>
      </w:r>
      <w:r w:rsidR="001317AA" w:rsidRPr="005C1750">
        <w:rPr>
          <w:rFonts w:ascii="Times New Roman" w:hAnsi="Times New Roman" w:cs="Times New Roman"/>
        </w:rPr>
        <w:t>在原始计算结果基础上</w:t>
      </w:r>
      <w:r w:rsidR="00820055">
        <w:rPr>
          <w:rFonts w:ascii="Times New Roman" w:hAnsi="Times New Roman" w:cs="Times New Roman" w:hint="eastAsia"/>
        </w:rPr>
        <w:t>根据新增的图数据来</w:t>
      </w:r>
      <w:r w:rsidR="001317AA" w:rsidRPr="005C1750">
        <w:rPr>
          <w:rFonts w:ascii="Times New Roman" w:hAnsi="Times New Roman" w:cs="Times New Roman"/>
        </w:rPr>
        <w:t>进行增量计算。</w:t>
      </w:r>
      <w:r w:rsidR="0052581C" w:rsidRPr="005C1750">
        <w:rPr>
          <w:rFonts w:ascii="Times New Roman" w:hAnsi="Times New Roman" w:cs="Times New Roman"/>
        </w:rPr>
        <w:t>如</w:t>
      </w:r>
      <w:r w:rsidR="0052581C" w:rsidRPr="005C1750">
        <w:rPr>
          <w:rFonts w:ascii="Times New Roman" w:hAnsi="Times New Roman" w:cs="Times New Roman"/>
        </w:rPr>
        <w:t>DD</w:t>
      </w:r>
      <w:r w:rsidR="0052581C" w:rsidRPr="005C1750">
        <w:rPr>
          <w:rFonts w:ascii="Times New Roman" w:hAnsi="Times New Roman" w:cs="Times New Roman"/>
        </w:rPr>
        <w:t>算法，对于新增</w:t>
      </w:r>
      <w:r w:rsidR="00BE508E" w:rsidRPr="005C1750">
        <w:rPr>
          <w:rFonts w:ascii="Times New Roman" w:hAnsi="Times New Roman" w:cs="Times New Roman"/>
        </w:rPr>
        <w:t>的边的源顶点和目标</w:t>
      </w:r>
      <w:r w:rsidR="0052581C" w:rsidRPr="005C1750">
        <w:rPr>
          <w:rFonts w:ascii="Times New Roman" w:hAnsi="Times New Roman" w:cs="Times New Roman"/>
        </w:rPr>
        <w:t>顶点，只是在原来顶点度的基础上各自增加</w:t>
      </w:r>
      <w:r w:rsidR="0052581C" w:rsidRPr="005C1750">
        <w:rPr>
          <w:rFonts w:ascii="Times New Roman" w:hAnsi="Times New Roman" w:cs="Times New Roman"/>
        </w:rPr>
        <w:t>1</w:t>
      </w:r>
      <w:r w:rsidR="0052581C" w:rsidRPr="005C1750">
        <w:rPr>
          <w:rFonts w:ascii="Times New Roman" w:hAnsi="Times New Roman" w:cs="Times New Roman"/>
        </w:rPr>
        <w:t>，而其</w:t>
      </w:r>
      <w:r w:rsidR="00261E95">
        <w:rPr>
          <w:rFonts w:ascii="Times New Roman" w:hAnsi="Times New Roman" w:cs="Times New Roman"/>
        </w:rPr>
        <w:t>它</w:t>
      </w:r>
      <w:r w:rsidR="00D938F2">
        <w:rPr>
          <w:rFonts w:ascii="Times New Roman" w:hAnsi="Times New Roman" w:cs="Times New Roman"/>
        </w:rPr>
        <w:t>顶点</w:t>
      </w:r>
      <w:r w:rsidR="0052581C" w:rsidRPr="005C1750">
        <w:rPr>
          <w:rFonts w:ascii="Times New Roman" w:hAnsi="Times New Roman" w:cs="Times New Roman"/>
        </w:rPr>
        <w:t>的度都保持不变，这种增量计算方式充分利用了原始的计算结果，甚至大部分顶点的度的值都不会改变，</w:t>
      </w:r>
      <w:r w:rsidR="00925A86" w:rsidRPr="005C1750">
        <w:rPr>
          <w:rFonts w:ascii="Times New Roman" w:hAnsi="Times New Roman" w:cs="Times New Roman"/>
        </w:rPr>
        <w:t>因此采用增量计算的形式</w:t>
      </w:r>
      <w:r w:rsidR="0052581C" w:rsidRPr="005C1750">
        <w:rPr>
          <w:rFonts w:ascii="Times New Roman" w:hAnsi="Times New Roman" w:cs="Times New Roman"/>
        </w:rPr>
        <w:t>大大</w:t>
      </w:r>
      <w:r w:rsidR="00776645" w:rsidRPr="005C1750">
        <w:rPr>
          <w:rFonts w:ascii="Times New Roman" w:hAnsi="Times New Roman" w:cs="Times New Roman"/>
        </w:rPr>
        <w:t>减少了流式场景下的</w:t>
      </w:r>
      <w:r w:rsidR="0038473A" w:rsidRPr="005C1750">
        <w:rPr>
          <w:rFonts w:ascii="Times New Roman" w:hAnsi="Times New Roman" w:cs="Times New Roman"/>
        </w:rPr>
        <w:t>顶点</w:t>
      </w:r>
      <w:r w:rsidR="00776645" w:rsidRPr="005C1750">
        <w:rPr>
          <w:rFonts w:ascii="Times New Roman" w:hAnsi="Times New Roman" w:cs="Times New Roman"/>
        </w:rPr>
        <w:t>更新</w:t>
      </w:r>
      <w:r w:rsidR="00DB4D9E" w:rsidRPr="005C1750">
        <w:rPr>
          <w:rFonts w:ascii="Times New Roman" w:hAnsi="Times New Roman" w:cs="Times New Roman"/>
        </w:rPr>
        <w:t>代价。</w:t>
      </w:r>
    </w:p>
    <w:p w14:paraId="47D4FAD0" w14:textId="2A43DDEB" w:rsidR="00F113C2" w:rsidRPr="005C1750" w:rsidRDefault="00F113C2"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04772F" w:rsidRPr="005C1750">
        <w:rPr>
          <w:rFonts w:ascii="Times New Roman" w:hAnsi="Times New Roman" w:cs="Times New Roman"/>
        </w:rPr>
        <w:t>计算</w:t>
      </w:r>
      <w:r w:rsidR="00C81B40" w:rsidRPr="005C1750">
        <w:rPr>
          <w:rFonts w:ascii="Times New Roman" w:hAnsi="Times New Roman" w:cs="Times New Roman"/>
        </w:rPr>
        <w:t>顺序</w:t>
      </w:r>
      <w:r w:rsidR="00232811" w:rsidRPr="005C1750">
        <w:rPr>
          <w:rFonts w:ascii="Times New Roman" w:hAnsi="Times New Roman" w:cs="Times New Roman"/>
        </w:rPr>
        <w:t>满足序列一致性：在确定新增</w:t>
      </w:r>
      <w:r w:rsidR="008D72A0" w:rsidRPr="005C1750">
        <w:rPr>
          <w:rFonts w:ascii="Times New Roman" w:hAnsi="Times New Roman" w:cs="Times New Roman"/>
        </w:rPr>
        <w:t>的</w:t>
      </w:r>
      <w:r w:rsidR="00232811" w:rsidRPr="005C1750">
        <w:rPr>
          <w:rFonts w:ascii="Times New Roman" w:hAnsi="Times New Roman" w:cs="Times New Roman"/>
        </w:rPr>
        <w:t>边的影响范围后</w:t>
      </w:r>
      <w:r w:rsidR="00EB5154" w:rsidRPr="005C1750">
        <w:rPr>
          <w:rFonts w:ascii="Times New Roman" w:hAnsi="Times New Roman" w:cs="Times New Roman"/>
        </w:rPr>
        <w:t>，这些被影响的顶</w:t>
      </w:r>
      <w:r w:rsidR="00232811" w:rsidRPr="005C1750">
        <w:rPr>
          <w:rFonts w:ascii="Times New Roman" w:hAnsi="Times New Roman" w:cs="Times New Roman"/>
        </w:rPr>
        <w:t>点的状态</w:t>
      </w:r>
      <w:r w:rsidR="00360D52" w:rsidRPr="005C1750">
        <w:rPr>
          <w:rFonts w:ascii="Times New Roman" w:hAnsi="Times New Roman" w:cs="Times New Roman"/>
        </w:rPr>
        <w:t>（</w:t>
      </w:r>
      <w:r w:rsidR="006D605D" w:rsidRPr="005C1750">
        <w:rPr>
          <w:rFonts w:ascii="Times New Roman" w:hAnsi="Times New Roman" w:cs="Times New Roman"/>
        </w:rPr>
        <w:t>此处状态</w:t>
      </w:r>
      <w:r w:rsidR="00360D52" w:rsidRPr="005C1750">
        <w:rPr>
          <w:rFonts w:ascii="Times New Roman" w:hAnsi="Times New Roman" w:cs="Times New Roman"/>
        </w:rPr>
        <w:t>可以理解为顶点的值，如在</w:t>
      </w:r>
      <w:r w:rsidR="00360D52" w:rsidRPr="005C1750">
        <w:rPr>
          <w:rFonts w:ascii="Times New Roman" w:hAnsi="Times New Roman" w:cs="Times New Roman"/>
        </w:rPr>
        <w:t>TC</w:t>
      </w:r>
      <w:r w:rsidR="00360D52" w:rsidRPr="005C1750">
        <w:rPr>
          <w:rFonts w:ascii="Times New Roman" w:hAnsi="Times New Roman" w:cs="Times New Roman"/>
        </w:rPr>
        <w:t>算法中，顶点的</w:t>
      </w:r>
      <w:r w:rsidR="00360D52" w:rsidRPr="005C1750">
        <w:rPr>
          <w:rFonts w:ascii="Times New Roman" w:hAnsi="Times New Roman" w:cs="Times New Roman"/>
        </w:rPr>
        <w:t>TC</w:t>
      </w:r>
      <w:r w:rsidR="00360D52" w:rsidRPr="005C1750">
        <w:rPr>
          <w:rFonts w:ascii="Times New Roman" w:hAnsi="Times New Roman" w:cs="Times New Roman"/>
        </w:rPr>
        <w:t>值即为该顶点的状态</w:t>
      </w:r>
      <w:r w:rsidR="00071914" w:rsidRPr="005C1750">
        <w:rPr>
          <w:rFonts w:ascii="Times New Roman" w:hAnsi="Times New Roman" w:cs="Times New Roman"/>
        </w:rPr>
        <w:t>，在模型定义中</w:t>
      </w:r>
      <w:r w:rsidR="00AD7533" w:rsidRPr="005C1750">
        <w:rPr>
          <w:rFonts w:ascii="Times New Roman" w:hAnsi="Times New Roman" w:cs="Times New Roman"/>
        </w:rPr>
        <w:t>有详细的解释</w:t>
      </w:r>
      <w:r w:rsidR="00360D52" w:rsidRPr="005C1750">
        <w:rPr>
          <w:rFonts w:ascii="Times New Roman" w:hAnsi="Times New Roman" w:cs="Times New Roman"/>
        </w:rPr>
        <w:t>）</w:t>
      </w:r>
      <w:r w:rsidR="00232811" w:rsidRPr="005C1750">
        <w:rPr>
          <w:rFonts w:ascii="Times New Roman" w:hAnsi="Times New Roman" w:cs="Times New Roman"/>
        </w:rPr>
        <w:t>该以何种顺序进行更新呢？</w:t>
      </w:r>
      <w:r w:rsidR="0004772F" w:rsidRPr="005C1750">
        <w:rPr>
          <w:rFonts w:ascii="Times New Roman" w:hAnsi="Times New Roman" w:cs="Times New Roman"/>
        </w:rPr>
        <w:t>如果被影响的</w:t>
      </w:r>
      <w:r w:rsidR="00D938F2">
        <w:rPr>
          <w:rFonts w:ascii="Times New Roman" w:hAnsi="Times New Roman" w:cs="Times New Roman"/>
        </w:rPr>
        <w:t>顶点</w:t>
      </w:r>
      <w:r w:rsidR="0004772F" w:rsidRPr="005C1750">
        <w:rPr>
          <w:rFonts w:ascii="Times New Roman" w:hAnsi="Times New Roman" w:cs="Times New Roman"/>
        </w:rPr>
        <w:t>的更新顺序与最终的计算结果无关，我们认为这样的计算</w:t>
      </w:r>
      <w:r w:rsidR="003D643C" w:rsidRPr="005C1750">
        <w:rPr>
          <w:rFonts w:ascii="Times New Roman" w:hAnsi="Times New Roman" w:cs="Times New Roman"/>
        </w:rPr>
        <w:t>满足序列一致性原则。</w:t>
      </w:r>
      <w:r w:rsidR="00AA2F02" w:rsidRPr="005C1750">
        <w:rPr>
          <w:rFonts w:ascii="Times New Roman" w:hAnsi="Times New Roman" w:cs="Times New Roman"/>
        </w:rPr>
        <w:t>如上文的四个算法都符合序列一致性的计算原则</w:t>
      </w:r>
      <w:r w:rsidR="004516DE" w:rsidRPr="005C1750">
        <w:rPr>
          <w:rFonts w:ascii="Times New Roman" w:hAnsi="Times New Roman" w:cs="Times New Roman"/>
        </w:rPr>
        <w:t>，因此被影响的</w:t>
      </w:r>
      <w:r w:rsidR="00D938F2">
        <w:rPr>
          <w:rFonts w:ascii="Times New Roman" w:hAnsi="Times New Roman" w:cs="Times New Roman"/>
        </w:rPr>
        <w:t>顶点</w:t>
      </w:r>
      <w:r w:rsidR="004516DE" w:rsidRPr="005C1750">
        <w:rPr>
          <w:rFonts w:ascii="Times New Roman" w:hAnsi="Times New Roman" w:cs="Times New Roman"/>
        </w:rPr>
        <w:t>谁先更新不会影响最终计算结果。</w:t>
      </w:r>
    </w:p>
    <w:p w14:paraId="5DB0CA9F" w14:textId="50F1CD8D" w:rsidR="0020435B" w:rsidRPr="00A0473A" w:rsidRDefault="0020435B" w:rsidP="00F113C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B46B73" w:rsidRPr="005C1750">
        <w:rPr>
          <w:rFonts w:ascii="Times New Roman" w:hAnsi="Times New Roman" w:cs="Times New Roman"/>
        </w:rPr>
        <w:t>计算性质</w:t>
      </w:r>
      <w:r w:rsidR="00DC5803" w:rsidRPr="005C1750">
        <w:rPr>
          <w:rFonts w:ascii="Times New Roman" w:hAnsi="Times New Roman" w:cs="Times New Roman"/>
        </w:rPr>
        <w:t>满足</w:t>
      </w:r>
      <w:r w:rsidR="00DE7817" w:rsidRPr="005C1750">
        <w:rPr>
          <w:rFonts w:ascii="Times New Roman" w:hAnsi="Times New Roman" w:cs="Times New Roman"/>
        </w:rPr>
        <w:t>代数运算的交换律</w:t>
      </w:r>
      <w:r w:rsidR="003920A3" w:rsidRPr="005C1750">
        <w:rPr>
          <w:rFonts w:ascii="Times New Roman" w:hAnsi="Times New Roman" w:cs="Times New Roman"/>
        </w:rPr>
        <w:t>和</w:t>
      </w:r>
      <w:r w:rsidR="00B5631D" w:rsidRPr="005C1750">
        <w:rPr>
          <w:rFonts w:ascii="Times New Roman" w:hAnsi="Times New Roman" w:cs="Times New Roman"/>
        </w:rPr>
        <w:t>结合律：对于</w:t>
      </w:r>
      <w:r w:rsidR="00B5631D" w:rsidRPr="005C1750">
        <w:rPr>
          <w:rFonts w:ascii="Times New Roman" w:hAnsi="Times New Roman" w:cs="Times New Roman"/>
        </w:rPr>
        <w:t>DD</w:t>
      </w:r>
      <w:r w:rsidR="00B5631D" w:rsidRPr="005C1750">
        <w:rPr>
          <w:rFonts w:ascii="Times New Roman" w:hAnsi="Times New Roman" w:cs="Times New Roman"/>
        </w:rPr>
        <w:t>算法和</w:t>
      </w:r>
      <w:r w:rsidR="00B5631D" w:rsidRPr="005C1750">
        <w:rPr>
          <w:rFonts w:ascii="Times New Roman" w:hAnsi="Times New Roman" w:cs="Times New Roman"/>
        </w:rPr>
        <w:t>TC</w:t>
      </w:r>
      <w:r w:rsidR="00B5631D" w:rsidRPr="005C1750">
        <w:rPr>
          <w:rFonts w:ascii="Times New Roman" w:hAnsi="Times New Roman" w:cs="Times New Roman"/>
        </w:rPr>
        <w:t>算法，</w:t>
      </w:r>
      <w:r w:rsidR="00261E95">
        <w:rPr>
          <w:rFonts w:ascii="Times New Roman" w:hAnsi="Times New Roman" w:cs="Times New Roman"/>
        </w:rPr>
        <w:t>它</w:t>
      </w:r>
      <w:r w:rsidR="0009653B" w:rsidRPr="005C1750">
        <w:rPr>
          <w:rFonts w:ascii="Times New Roman" w:hAnsi="Times New Roman" w:cs="Times New Roman"/>
        </w:rPr>
        <w:lastRenderedPageBreak/>
        <w:t>们的更新函数是在原始的值的基础上</w:t>
      </w:r>
      <w:r w:rsidR="001E010C" w:rsidRPr="005C1750">
        <w:rPr>
          <w:rFonts w:ascii="Times New Roman" w:hAnsi="Times New Roman" w:cs="Times New Roman"/>
        </w:rPr>
        <w:t>加上</w:t>
      </w:r>
      <w:r w:rsidR="0009653B" w:rsidRPr="005C1750">
        <w:rPr>
          <w:rFonts w:ascii="Times New Roman" w:hAnsi="Times New Roman" w:cs="Times New Roman"/>
        </w:rPr>
        <w:t>一个常量，对于加法运算，显然满足交换律</w:t>
      </w:r>
      <w:r w:rsidR="000A4229" w:rsidRPr="005C1750">
        <w:rPr>
          <w:rFonts w:ascii="Times New Roman" w:hAnsi="Times New Roman" w:cs="Times New Roman"/>
        </w:rPr>
        <w:t>和</w:t>
      </w:r>
      <w:r w:rsidR="0009653B" w:rsidRPr="005C1750">
        <w:rPr>
          <w:rFonts w:ascii="Times New Roman" w:hAnsi="Times New Roman" w:cs="Times New Roman"/>
        </w:rPr>
        <w:t>结合律</w:t>
      </w:r>
      <w:r w:rsidR="00384484" w:rsidRPr="005C1750">
        <w:rPr>
          <w:rFonts w:ascii="Times New Roman" w:hAnsi="Times New Roman" w:cs="Times New Roman"/>
        </w:rPr>
        <w:t>；对于</w:t>
      </w:r>
      <w:r w:rsidR="00B96B1E" w:rsidRPr="005C1750">
        <w:rPr>
          <w:rFonts w:ascii="Times New Roman" w:hAnsi="Times New Roman" w:cs="Times New Roman"/>
        </w:rPr>
        <w:t>SSSP</w:t>
      </w:r>
      <w:r w:rsidR="00B96B1E" w:rsidRPr="005C1750">
        <w:rPr>
          <w:rFonts w:ascii="Times New Roman" w:hAnsi="Times New Roman" w:cs="Times New Roman"/>
        </w:rPr>
        <w:t>算法，它的更新函数是</w:t>
      </w:r>
      <w:r w:rsidR="007B4226" w:rsidRPr="005C1750">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5C1750">
        <w:rPr>
          <w:rFonts w:ascii="Times New Roman" w:hAnsi="Times New Roman" w:cs="Times New Roman"/>
        </w:rPr>
        <w:t>，而该函数满足</w:t>
      </w:r>
      <w:del w:id="184" w:author="Shen" w:date="2017-03-30T16:51:00Z">
        <w:r w:rsidR="007B4226" w:rsidRPr="005C1750" w:rsidDel="002E1705">
          <w:rPr>
            <w:rFonts w:ascii="Times New Roman" w:hAnsi="Times New Roman" w:cs="Times New Roman" w:hint="eastAsia"/>
          </w:rPr>
          <w:delText>:</w:delText>
        </w:r>
      </w:del>
      <w:ins w:id="185" w:author="Shen" w:date="2017-03-30T16:51:00Z">
        <w:r w:rsidR="002E1705">
          <w:rPr>
            <w:rFonts w:ascii="Times New Roman" w:hAnsi="Times New Roman" w:cs="Times New Roman" w:hint="eastAsia"/>
          </w:rPr>
          <w:t>：</w:t>
        </w:r>
      </w:ins>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1 \* GB3 </w:instrText>
      </w:r>
      <w:r w:rsidR="007B4226" w:rsidRPr="005C1750">
        <w:rPr>
          <w:rFonts w:ascii="Times New Roman" w:hAnsi="Times New Roman" w:cs="Times New Roman"/>
        </w:rPr>
        <w:fldChar w:fldCharType="separate"/>
      </w:r>
      <w:r w:rsidR="00021115" w:rsidRPr="005C1750">
        <w:rPr>
          <w:rFonts w:ascii="宋体" w:hAnsi="宋体" w:cs="宋体" w:hint="eastAsia"/>
          <w:noProof/>
        </w:rPr>
        <w:t>①</w:t>
      </w:r>
      <w:r w:rsidR="007B4226" w:rsidRPr="005C1750">
        <w:rPr>
          <w:rFonts w:ascii="Times New Roman" w:hAnsi="Times New Roman" w:cs="Times New Roman"/>
        </w:rPr>
        <w:fldChar w:fldCharType="end"/>
      </w:r>
      <m:oMath>
        <m:r>
          <m:rPr>
            <m:sty m:val="p"/>
          </m:rPr>
          <w:rPr>
            <w:rFonts w:ascii="Cambria Math" w:hAnsi="Cambria Math" w:cs="Times New Roman"/>
          </w:rPr>
          <m:t>min(a,b)</m:t>
        </m:r>
      </m:oMath>
      <w:r w:rsidR="007B4226" w:rsidRPr="005C1750">
        <w:rPr>
          <w:rFonts w:ascii="Times New Roman" w:hAnsi="Times New Roman" w:cs="Times New Roman"/>
        </w:rPr>
        <w:t xml:space="preserve"> = </w:t>
      </w:r>
      <m:oMath>
        <m:r>
          <m:rPr>
            <m:sty m:val="p"/>
          </m:rPr>
          <w:rPr>
            <w:rFonts w:ascii="Cambria Math" w:hAnsi="Cambria Math" w:cs="Times New Roman"/>
          </w:rPr>
          <m:t>min(b,a)</m:t>
        </m:r>
      </m:oMath>
      <w:r w:rsidR="004E6CF4" w:rsidRPr="005C1750">
        <w:rPr>
          <w:rFonts w:ascii="Times New Roman" w:hAnsi="Times New Roman" w:cs="Times New Roman"/>
        </w:rPr>
        <w:t>，</w:t>
      </w:r>
      <w:r w:rsidR="007B4226" w:rsidRPr="005C1750">
        <w:rPr>
          <w:rFonts w:ascii="Times New Roman" w:hAnsi="Times New Roman" w:cs="Times New Roman"/>
        </w:rPr>
        <w:fldChar w:fldCharType="begin"/>
      </w:r>
      <w:r w:rsidR="007B4226" w:rsidRPr="005C1750">
        <w:rPr>
          <w:rFonts w:ascii="Times New Roman" w:hAnsi="Times New Roman" w:cs="Times New Roman"/>
        </w:rPr>
        <w:instrText xml:space="preserve"> = 2 \* GB3 </w:instrText>
      </w:r>
      <w:r w:rsidR="007B4226" w:rsidRPr="005C1750">
        <w:rPr>
          <w:rFonts w:ascii="Times New Roman" w:hAnsi="Times New Roman" w:cs="Times New Roman"/>
        </w:rPr>
        <w:fldChar w:fldCharType="separate"/>
      </w:r>
      <w:r w:rsidR="00021115" w:rsidRPr="005C1750">
        <w:rPr>
          <w:rFonts w:ascii="宋体" w:hAnsi="宋体" w:cs="宋体" w:hint="eastAsia"/>
          <w:noProof/>
        </w:rPr>
        <w:t>②</w:t>
      </w:r>
      <w:r w:rsidR="007B4226" w:rsidRPr="005C1750">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del w:id="186" w:author="Shen" w:date="2017-03-30T16:52:00Z">
        <w:r w:rsidR="006F53DA" w:rsidRPr="005C1750" w:rsidDel="002E1705">
          <w:rPr>
            <w:rFonts w:ascii="Times New Roman" w:hAnsi="Times New Roman" w:cs="Times New Roman" w:hint="eastAsia"/>
          </w:rPr>
          <w:delText>,</w:delText>
        </w:r>
      </w:del>
      <w:ins w:id="187" w:author="Shen" w:date="2017-03-30T16:52:00Z">
        <w:r w:rsidR="002E1705">
          <w:rPr>
            <w:rFonts w:ascii="Times New Roman" w:hAnsi="Times New Roman" w:cs="Times New Roman" w:hint="eastAsia"/>
          </w:rPr>
          <w:t>，</w:t>
        </w:r>
      </w:ins>
      <w:r w:rsidR="006F53DA" w:rsidRPr="005C1750">
        <w:rPr>
          <w:rFonts w:ascii="Times New Roman" w:hAnsi="Times New Roman" w:cs="Times New Roman"/>
        </w:rPr>
        <w:t>即</w:t>
      </w:r>
      <m:oMath>
        <m:r>
          <m:rPr>
            <m:sty m:val="p"/>
          </m:rPr>
          <w:rPr>
            <w:rFonts w:ascii="Cambria Math" w:hAnsi="Cambria Math" w:cs="Times New Roman"/>
          </w:rPr>
          <m:t>min</m:t>
        </m:r>
      </m:oMath>
      <w:r w:rsidR="001727AE" w:rsidRPr="005C1750">
        <w:rPr>
          <w:rFonts w:ascii="Times New Roman" w:hAnsi="Times New Roman" w:cs="Times New Roman"/>
        </w:rPr>
        <w:t>函数</w:t>
      </w:r>
      <w:r w:rsidR="006F53DA" w:rsidRPr="005C1750">
        <w:rPr>
          <w:rFonts w:ascii="Times New Roman" w:hAnsi="Times New Roman" w:cs="Times New Roman"/>
        </w:rPr>
        <w:t>也满足交换律和结合律</w:t>
      </w:r>
      <w:r w:rsidR="004E6CF4" w:rsidRPr="005C1750">
        <w:rPr>
          <w:rFonts w:ascii="Times New Roman" w:hAnsi="Times New Roman" w:cs="Times New Roman"/>
        </w:rPr>
        <w:t>；对于</w:t>
      </w:r>
      <w:r w:rsidR="004E6CF4" w:rsidRPr="005C1750">
        <w:rPr>
          <w:rFonts w:ascii="Times New Roman" w:hAnsi="Times New Roman" w:cs="Times New Roman"/>
        </w:rPr>
        <w:t>PR</w:t>
      </w:r>
      <w:r w:rsidR="004E6CF4" w:rsidRPr="005C1750">
        <w:rPr>
          <w:rFonts w:ascii="Times New Roman" w:hAnsi="Times New Roman" w:cs="Times New Roman"/>
        </w:rPr>
        <w:t>算法，</w:t>
      </w:r>
      <w:r w:rsidR="00856069" w:rsidRPr="005C1750">
        <w:rPr>
          <w:rFonts w:ascii="Times New Roman" w:hAnsi="Times New Roman" w:cs="Times New Roman"/>
        </w:rPr>
        <w:t>每个顶点的</w:t>
      </w:r>
      <w:r w:rsidR="00856069" w:rsidRPr="005C1750">
        <w:rPr>
          <w:rFonts w:ascii="Times New Roman" w:hAnsi="Times New Roman" w:cs="Times New Roman"/>
        </w:rPr>
        <w:t>PR</w:t>
      </w:r>
      <w:r w:rsidR="00856069" w:rsidRPr="005C1750">
        <w:rPr>
          <w:rFonts w:ascii="Times New Roman" w:hAnsi="Times New Roman" w:cs="Times New Roman"/>
        </w:rPr>
        <w:t>值计算公式为：</w:t>
      </w:r>
    </w:p>
    <w:p w14:paraId="50952A82" w14:textId="74119B13" w:rsidR="00EE34DC" w:rsidRPr="00A0473A" w:rsidRDefault="00096FCB" w:rsidP="000B03C9">
      <w:pPr>
        <w:wordWrap w:val="0"/>
        <w:jc w:val="right"/>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m:oMathPara>
    </w:p>
    <w:p w14:paraId="5827CC1E" w14:textId="4AA0ACBD" w:rsidR="00B41B4B" w:rsidRPr="005C1750" w:rsidRDefault="006206C0" w:rsidP="00F113C2">
      <w:pPr>
        <w:rPr>
          <w:rFonts w:ascii="Times New Roman" w:hAnsi="Times New Roman" w:cs="Times New Roman"/>
        </w:rPr>
      </w:pPr>
      <m:oMath>
        <m:r>
          <w:rPr>
            <w:rFonts w:ascii="Cambria Math" w:hAnsi="Cambria Math" w:cs="Times New Roman"/>
          </w:rPr>
          <m:t>V</m:t>
        </m:r>
      </m:oMath>
      <w:r w:rsidRPr="005C1750">
        <w:rPr>
          <w:rFonts w:ascii="Times New Roman" w:hAnsi="Times New Roman" w:cs="Times New Roman"/>
        </w:rPr>
        <w:t>为当前时刻图的所有顶点的集合，</w:t>
      </w:r>
      <m:oMath>
        <m:r>
          <w:rPr>
            <w:rFonts w:ascii="Cambria Math" w:hAnsi="Cambria Math" w:cs="Times New Roman"/>
          </w:rPr>
          <m:t>|V|</m:t>
        </m:r>
      </m:oMath>
      <w:r w:rsidR="00006596" w:rsidRPr="005C1750">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为指向顶点</w:t>
      </w:r>
      <m:oMath>
        <m:r>
          <w:rPr>
            <w:rFonts w:ascii="Cambria Math" w:hAnsi="Cambria Math" w:cs="Times New Roman"/>
          </w:rPr>
          <m:t>v</m:t>
        </m:r>
      </m:oMath>
      <w:r w:rsidR="00DB7AA4" w:rsidRPr="005C1750">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5C1750">
        <w:rPr>
          <w:rFonts w:ascii="Times New Roman" w:hAnsi="Times New Roman" w:cs="Times New Roman"/>
        </w:rPr>
        <w:t>为顶点</w:t>
      </w:r>
      <m:oMath>
        <m:r>
          <w:rPr>
            <w:rFonts w:ascii="Cambria Math" w:hAnsi="Cambria Math" w:cs="Times New Roman"/>
          </w:rPr>
          <m:t>v</m:t>
        </m:r>
      </m:oMath>
      <w:r w:rsidR="00DB7AA4" w:rsidRPr="005C1750">
        <w:rPr>
          <w:rFonts w:ascii="Times New Roman" w:hAnsi="Times New Roman" w:cs="Times New Roman"/>
        </w:rPr>
        <w:t>指向其</w:t>
      </w:r>
      <w:r w:rsidR="00261E95">
        <w:rPr>
          <w:rFonts w:ascii="Times New Roman" w:hAnsi="Times New Roman" w:cs="Times New Roman"/>
        </w:rPr>
        <w:t>它</w:t>
      </w:r>
      <w:r w:rsidR="00DB7AA4" w:rsidRPr="005C1750">
        <w:rPr>
          <w:rFonts w:ascii="Times New Roman" w:hAnsi="Times New Roman" w:cs="Times New Roman"/>
        </w:rPr>
        <w:t>顶点的集合，</w:t>
      </w:r>
      <m:oMath>
        <m:r>
          <w:rPr>
            <w:rFonts w:ascii="Cambria Math" w:hAnsi="Cambria Math" w:cs="Times New Roman"/>
          </w:rPr>
          <m:t>d</m:t>
        </m:r>
      </m:oMath>
      <w:r w:rsidR="005478E2" w:rsidRPr="005C1750">
        <w:rPr>
          <w:rFonts w:ascii="Times New Roman" w:hAnsi="Times New Roman" w:cs="Times New Roman"/>
        </w:rPr>
        <w:t>为调整因子，</w:t>
      </w:r>
      <w:r w:rsidR="00EE0F59" w:rsidRPr="005C1750">
        <w:rPr>
          <w:rFonts w:ascii="Times New Roman" w:hAnsi="Times New Roman" w:cs="Times New Roman"/>
        </w:rPr>
        <w:t>使得系统可以按照一定的概率跳转向图中其</w:t>
      </w:r>
      <w:r w:rsidR="00261E95">
        <w:rPr>
          <w:rFonts w:ascii="Times New Roman" w:hAnsi="Times New Roman" w:cs="Times New Roman"/>
        </w:rPr>
        <w:t>它</w:t>
      </w:r>
      <w:r w:rsidR="00EE0F59" w:rsidRPr="005C1750">
        <w:rPr>
          <w:rFonts w:ascii="Times New Roman" w:hAnsi="Times New Roman" w:cs="Times New Roman"/>
        </w:rPr>
        <w:t>任意</w:t>
      </w:r>
      <w:r w:rsidR="00D938F2">
        <w:rPr>
          <w:rFonts w:ascii="Times New Roman" w:hAnsi="Times New Roman" w:cs="Times New Roman"/>
        </w:rPr>
        <w:t>顶点</w:t>
      </w:r>
      <w:r w:rsidR="00CE5DB1" w:rsidRPr="005C1750">
        <w:rPr>
          <w:rFonts w:ascii="Times New Roman" w:hAnsi="Times New Roman" w:cs="Times New Roman"/>
        </w:rPr>
        <w:t>，是为了防止链接分析中</w:t>
      </w:r>
      <w:r w:rsidR="00CE5DB1" w:rsidRPr="005C1750">
        <w:rPr>
          <w:rFonts w:ascii="Times New Roman" w:hAnsi="Times New Roman" w:cs="Times New Roman"/>
        </w:rPr>
        <w:t>“</w:t>
      </w:r>
      <w:r w:rsidR="00CE5DB1" w:rsidRPr="005C1750">
        <w:rPr>
          <w:rFonts w:ascii="Times New Roman" w:hAnsi="Times New Roman" w:cs="Times New Roman"/>
        </w:rPr>
        <w:t>链接陷阱</w:t>
      </w:r>
      <w:r w:rsidR="00CE5DB1" w:rsidRPr="005C1750">
        <w:rPr>
          <w:rFonts w:ascii="Times New Roman" w:hAnsi="Times New Roman" w:cs="Times New Roman"/>
        </w:rPr>
        <w:t>”</w:t>
      </w:r>
      <w:r w:rsidR="00CE5DB1" w:rsidRPr="005C1750">
        <w:rPr>
          <w:rFonts w:ascii="Times New Roman" w:hAnsi="Times New Roman" w:cs="Times New Roman"/>
        </w:rPr>
        <w:t>现象的出现。</w:t>
      </w:r>
      <w:r w:rsidR="00891737" w:rsidRPr="005C1750">
        <w:rPr>
          <w:rFonts w:ascii="Times New Roman" w:hAnsi="Times New Roman" w:cs="Times New Roman"/>
        </w:rPr>
        <w:t>对于该更新函数，考虑到</w:t>
      </w:r>
      <w:r w:rsidR="005E739B" w:rsidRPr="005C1750">
        <w:rPr>
          <w:rFonts w:ascii="Times New Roman" w:hAnsi="Times New Roman" w:cs="Times New Roman"/>
        </w:rPr>
        <w:t>公式</w:t>
      </w:r>
      <w:r w:rsidR="00891737" w:rsidRPr="005C1750">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5C1750">
        <w:rPr>
          <w:rFonts w:ascii="Times New Roman" w:hAnsi="Times New Roman" w:cs="Times New Roman"/>
        </w:rPr>
        <w:t>和</w:t>
      </w:r>
      <m:oMath>
        <m:r>
          <w:rPr>
            <w:rFonts w:ascii="Cambria Math" w:hAnsi="Cambria Math" w:cs="Times New Roman"/>
          </w:rPr>
          <m:t>d</m:t>
        </m:r>
      </m:oMath>
      <w:r w:rsidR="005E739B" w:rsidRPr="005C1750">
        <w:rPr>
          <w:rFonts w:ascii="Times New Roman" w:hAnsi="Times New Roman" w:cs="Times New Roman"/>
        </w:rPr>
        <w:t>均</w:t>
      </w:r>
      <w:r w:rsidR="00891737" w:rsidRPr="005C1750">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5C1750">
        <w:rPr>
          <w:rFonts w:ascii="Times New Roman" w:hAnsi="Times New Roman" w:cs="Times New Roman"/>
        </w:rPr>
        <w:t>。设指向顶点</w:t>
      </w:r>
      <m:oMath>
        <m:r>
          <w:rPr>
            <w:rFonts w:ascii="Cambria Math" w:hAnsi="Cambria Math" w:cs="Times New Roman"/>
          </w:rPr>
          <m:t>v</m:t>
        </m:r>
      </m:oMath>
      <w:r w:rsidR="00891737" w:rsidRPr="005C1750">
        <w:rPr>
          <w:rFonts w:ascii="Times New Roman" w:hAnsi="Times New Roman" w:cs="Times New Roman"/>
        </w:rPr>
        <w:t>的顶点</w:t>
      </w:r>
      <w:r w:rsidR="00510667"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DE16B7" w:rsidRPr="005C1750">
        <w:rPr>
          <w:rFonts w:ascii="Times New Roman" w:hAnsi="Times New Roman" w:cs="Times New Roman"/>
        </w:rPr>
        <w:t>,</w:t>
      </w:r>
      <w:r w:rsidR="00DE16B7" w:rsidRPr="005C1750">
        <w:rPr>
          <w:rFonts w:ascii="Times New Roman" w:hAnsi="Times New Roman" w:cs="Times New Roman"/>
        </w:rPr>
        <w:t>则原式可化简为：</w:t>
      </w:r>
    </w:p>
    <w:p w14:paraId="147638BB" w14:textId="160A6FF5" w:rsidR="0009653B" w:rsidRPr="00A0473A" w:rsidRDefault="00082B9B"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5C1750" w:rsidRDefault="005E739B" w:rsidP="00F113C2">
      <w:pPr>
        <w:rPr>
          <w:rFonts w:ascii="Times New Roman" w:hAnsi="Times New Roman" w:cs="Times New Roman"/>
        </w:rPr>
      </w:pPr>
      <w:r w:rsidRPr="005C1750">
        <w:rPr>
          <w:rFonts w:ascii="Times New Roman" w:hAnsi="Times New Roman" w:cs="Times New Roman"/>
        </w:rPr>
        <w:t>对于</w:t>
      </w:r>
      <m:oMath>
        <m:r>
          <w:rPr>
            <w:rFonts w:ascii="Cambria Math" w:hAnsi="Cambria Math" w:cs="Times New Roman"/>
          </w:rPr>
          <m:t>m</m:t>
        </m:r>
      </m:oMath>
      <w:r w:rsidRPr="005C1750">
        <w:rPr>
          <w:rFonts w:ascii="Times New Roman" w:hAnsi="Times New Roman" w:cs="Times New Roman"/>
        </w:rPr>
        <w:t>个元素的求和函数，也是满足交换律和结合律的。</w:t>
      </w:r>
      <w:r w:rsidR="00A125C9" w:rsidRPr="005C1750">
        <w:rPr>
          <w:rFonts w:ascii="Times New Roman" w:hAnsi="Times New Roman" w:cs="Times New Roman"/>
        </w:rPr>
        <w:t>因此，这四个算法</w:t>
      </w:r>
      <w:r w:rsidR="00E85218">
        <w:rPr>
          <w:rFonts w:ascii="Times New Roman" w:hAnsi="Times New Roman" w:cs="Times New Roman"/>
        </w:rPr>
        <w:t>在流式场景下</w:t>
      </w:r>
      <w:r w:rsidR="00E85218">
        <w:rPr>
          <w:rFonts w:ascii="Times New Roman" w:hAnsi="Times New Roman" w:cs="Times New Roman" w:hint="eastAsia"/>
        </w:rPr>
        <w:t>，其</w:t>
      </w:r>
      <w:r w:rsidR="00582731" w:rsidRPr="005C1750">
        <w:rPr>
          <w:rFonts w:ascii="Times New Roman" w:hAnsi="Times New Roman" w:cs="Times New Roman"/>
        </w:rPr>
        <w:t>更新函数都满足交换律和结合律。</w:t>
      </w:r>
    </w:p>
    <w:p w14:paraId="2A8801A4" w14:textId="6D7CDBB7" w:rsidR="005C4233" w:rsidRPr="005C1750" w:rsidRDefault="005C4233" w:rsidP="00F113C2">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通过分析</w:t>
      </w:r>
      <w:r w:rsidR="00E03919" w:rsidRPr="005C1750">
        <w:rPr>
          <w:rFonts w:ascii="Times New Roman" w:hAnsi="Times New Roman" w:cs="Times New Roman"/>
        </w:rPr>
        <w:t>流式场景下</w:t>
      </w:r>
      <w:r w:rsidR="00D40F09" w:rsidRPr="005C1750">
        <w:rPr>
          <w:rFonts w:ascii="Times New Roman" w:hAnsi="Times New Roman" w:cs="Times New Roman"/>
        </w:rPr>
        <w:t>图算法的典型特点，</w:t>
      </w:r>
      <w:r w:rsidR="001310C3" w:rsidRPr="005C1750">
        <w:rPr>
          <w:rFonts w:ascii="Times New Roman" w:hAnsi="Times New Roman" w:cs="Times New Roman"/>
        </w:rPr>
        <w:t>本文</w:t>
      </w:r>
      <w:r w:rsidR="00E43E0B" w:rsidRPr="005C1750">
        <w:rPr>
          <w:rFonts w:ascii="Times New Roman" w:hAnsi="Times New Roman" w:cs="Times New Roman"/>
        </w:rPr>
        <w:t>认为</w:t>
      </w:r>
      <w:r w:rsidR="0037055B" w:rsidRPr="005C1750">
        <w:rPr>
          <w:rFonts w:ascii="Times New Roman" w:hAnsi="Times New Roman" w:cs="Times New Roman"/>
        </w:rPr>
        <w:t>当图算法满足（</w:t>
      </w:r>
      <w:r w:rsidR="0037055B" w:rsidRPr="005C1750">
        <w:rPr>
          <w:rFonts w:ascii="Times New Roman" w:hAnsi="Times New Roman" w:cs="Times New Roman"/>
        </w:rPr>
        <w:t>1</w:t>
      </w:r>
      <w:r w:rsidR="0037055B" w:rsidRPr="005C1750">
        <w:rPr>
          <w:rFonts w:ascii="Times New Roman" w:hAnsi="Times New Roman" w:cs="Times New Roman"/>
        </w:rPr>
        <w:t>）</w:t>
      </w:r>
      <w:r w:rsidR="0014473B" w:rsidRPr="005C1750">
        <w:rPr>
          <w:rFonts w:ascii="Times New Roman" w:hAnsi="Times New Roman" w:cs="Times New Roman"/>
        </w:rPr>
        <w:t>计算方法可以采用增量计算形式；（</w:t>
      </w:r>
      <w:r w:rsidR="0014473B" w:rsidRPr="005C1750">
        <w:rPr>
          <w:rFonts w:ascii="Times New Roman" w:hAnsi="Times New Roman" w:cs="Times New Roman"/>
        </w:rPr>
        <w:t>2</w:t>
      </w:r>
      <w:r w:rsidR="0014473B" w:rsidRPr="005C1750">
        <w:rPr>
          <w:rFonts w:ascii="Times New Roman" w:hAnsi="Times New Roman" w:cs="Times New Roman"/>
        </w:rPr>
        <w:t>）计算顺序满足序列一致性原则；（</w:t>
      </w:r>
      <w:r w:rsidR="0014473B" w:rsidRPr="005C1750">
        <w:rPr>
          <w:rFonts w:ascii="Times New Roman" w:hAnsi="Times New Roman" w:cs="Times New Roman"/>
        </w:rPr>
        <w:t>3</w:t>
      </w:r>
      <w:r w:rsidR="0014473B" w:rsidRPr="005C1750">
        <w:rPr>
          <w:rFonts w:ascii="Times New Roman" w:hAnsi="Times New Roman" w:cs="Times New Roman"/>
        </w:rPr>
        <w:t>）计算函数满足代数运算的交换律和结合律</w:t>
      </w:r>
      <w:r w:rsidR="0014473B" w:rsidRPr="005C1750">
        <w:rPr>
          <w:rFonts w:ascii="Times New Roman" w:hAnsi="Times New Roman" w:cs="Times New Roman"/>
        </w:rPr>
        <w:t xml:space="preserve"> </w:t>
      </w:r>
      <w:r w:rsidR="0014473B" w:rsidRPr="005C1750">
        <w:rPr>
          <w:rFonts w:ascii="Times New Roman" w:hAnsi="Times New Roman" w:cs="Times New Roman"/>
        </w:rPr>
        <w:t>这三个特点时</w:t>
      </w:r>
      <w:r w:rsidR="00CD2F47">
        <w:rPr>
          <w:rFonts w:ascii="Times New Roman" w:hAnsi="Times New Roman" w:cs="Times New Roman"/>
        </w:rPr>
        <w:t>，我们可以实现面向流式图数据的算法</w:t>
      </w:r>
      <w:r w:rsidR="004026BA">
        <w:rPr>
          <w:rFonts w:ascii="Times New Roman" w:hAnsi="Times New Roman" w:cs="Times New Roman" w:hint="eastAsia"/>
        </w:rPr>
        <w:t>（</w:t>
      </w:r>
      <w:r w:rsidR="00CD2F47">
        <w:rPr>
          <w:rFonts w:ascii="Times New Roman" w:hAnsi="Times New Roman" w:cs="Times New Roman" w:hint="eastAsia"/>
        </w:rPr>
        <w:t>在</w:t>
      </w:r>
      <w:r w:rsidR="002E76B8">
        <w:rPr>
          <w:rFonts w:ascii="Times New Roman" w:hAnsi="Times New Roman" w:cs="Times New Roman" w:hint="eastAsia"/>
        </w:rPr>
        <w:t>3.3.3</w:t>
      </w:r>
      <w:r w:rsidR="002E76B8">
        <w:rPr>
          <w:rFonts w:ascii="Times New Roman" w:hAnsi="Times New Roman" w:cs="Times New Roman" w:hint="eastAsia"/>
        </w:rPr>
        <w:t>节我们会证明这个结论</w:t>
      </w:r>
      <w:r w:rsidR="004026BA">
        <w:rPr>
          <w:rFonts w:ascii="Times New Roman" w:hAnsi="Times New Roman" w:cs="Times New Roman" w:hint="eastAsia"/>
        </w:rPr>
        <w:t>）</w:t>
      </w:r>
      <w:r w:rsidR="002E76B8">
        <w:rPr>
          <w:rFonts w:ascii="Times New Roman" w:hAnsi="Times New Roman" w:cs="Times New Roman" w:hint="eastAsia"/>
        </w:rPr>
        <w:t>。</w:t>
      </w:r>
      <w:r w:rsidR="004E0401" w:rsidRPr="005C1750">
        <w:rPr>
          <w:rFonts w:ascii="Times New Roman" w:hAnsi="Times New Roman" w:cs="Times New Roman"/>
        </w:rPr>
        <w:t>为此，本文首先建立了基于状态更新的流式图计算模型，并且在该模型的基础上实现了这些典型算法，下面将重点阐述该计算模型。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188" w:name="_Toc478509274"/>
      <w:bookmarkStart w:id="189" w:name="_Toc478569359"/>
      <w:r>
        <w:rPr>
          <w:rFonts w:hint="eastAsia"/>
        </w:rPr>
        <w:t>模型定义</w:t>
      </w:r>
      <w:bookmarkEnd w:id="188"/>
      <w:bookmarkEnd w:id="189"/>
    </w:p>
    <w:p w14:paraId="6083EAA3" w14:textId="160D1247" w:rsidR="0068171F" w:rsidRPr="005C1750" w:rsidRDefault="0068171F" w:rsidP="0068171F">
      <w:pPr>
        <w:ind w:firstLineChars="200" w:firstLine="480"/>
        <w:rPr>
          <w:rFonts w:ascii="Times New Roman" w:hAnsi="Times New Roman" w:cs="Times New Roman"/>
          <w:szCs w:val="24"/>
        </w:rPr>
      </w:pPr>
      <w:r w:rsidRPr="005C1750">
        <w:rPr>
          <w:rFonts w:ascii="Times New Roman" w:hAnsi="Times New Roman" w:cs="Times New Roman"/>
          <w:szCs w:val="24"/>
        </w:rPr>
        <w:t>传统的图计算模型（例如</w:t>
      </w:r>
      <w:r w:rsidRPr="005C1750">
        <w:rPr>
          <w:rFonts w:ascii="Times New Roman" w:hAnsi="Times New Roman" w:cs="Times New Roman"/>
          <w:szCs w:val="24"/>
        </w:rPr>
        <w:t>BSP</w:t>
      </w:r>
      <w:r w:rsidRPr="005C1750">
        <w:rPr>
          <w:rFonts w:ascii="Times New Roman" w:hAnsi="Times New Roman" w:cs="Times New Roman"/>
          <w:szCs w:val="24"/>
        </w:rPr>
        <w:t>模型）中，图数据是静态的</w:t>
      </w:r>
      <w:r w:rsidR="00704012" w:rsidRPr="005C1750">
        <w:rPr>
          <w:rFonts w:ascii="Times New Roman" w:hAnsi="Times New Roman" w:cs="Times New Roman"/>
          <w:szCs w:val="24"/>
        </w:rPr>
        <w:t>，</w:t>
      </w:r>
      <w:r w:rsidR="00730005" w:rsidRPr="005C1750">
        <w:rPr>
          <w:rFonts w:ascii="Times New Roman" w:hAnsi="Times New Roman" w:cs="Times New Roman"/>
          <w:szCs w:val="24"/>
        </w:rPr>
        <w:t>本文提出的基于状态更新的流式</w:t>
      </w:r>
      <w:r w:rsidR="00C74062" w:rsidRPr="005C1750">
        <w:rPr>
          <w:rFonts w:ascii="Times New Roman" w:hAnsi="Times New Roman" w:cs="Times New Roman"/>
          <w:szCs w:val="24"/>
        </w:rPr>
        <w:t>图计算模型，能够很好</w:t>
      </w:r>
      <w:del w:id="190" w:author="Shen" w:date="2017-03-30T16:53:00Z">
        <w:r w:rsidR="00C74062" w:rsidRPr="005C1750" w:rsidDel="00710141">
          <w:rPr>
            <w:rFonts w:ascii="Times New Roman" w:hAnsi="Times New Roman" w:cs="Times New Roman" w:hint="eastAsia"/>
            <w:szCs w:val="24"/>
          </w:rPr>
          <w:delText>的</w:delText>
        </w:r>
      </w:del>
      <w:ins w:id="191" w:author="Shen" w:date="2017-03-30T16:53:00Z">
        <w:r w:rsidR="00AC44A2">
          <w:rPr>
            <w:rFonts w:ascii="Times New Roman" w:hAnsi="Times New Roman" w:cs="Times New Roman" w:hint="eastAsia"/>
            <w:szCs w:val="24"/>
          </w:rPr>
          <w:t>地</w:t>
        </w:r>
      </w:ins>
      <w:r w:rsidR="00C74062" w:rsidRPr="005C1750">
        <w:rPr>
          <w:rFonts w:ascii="Times New Roman" w:hAnsi="Times New Roman" w:cs="Times New Roman"/>
          <w:szCs w:val="24"/>
        </w:rPr>
        <w:t>解决</w:t>
      </w:r>
      <w:r w:rsidRPr="005C1750">
        <w:rPr>
          <w:rFonts w:ascii="Times New Roman" w:hAnsi="Times New Roman" w:cs="Times New Roman"/>
          <w:szCs w:val="24"/>
        </w:rPr>
        <w:t>图</w:t>
      </w:r>
      <w:r w:rsidR="00C74062" w:rsidRPr="005C1750">
        <w:rPr>
          <w:rFonts w:ascii="Times New Roman" w:hAnsi="Times New Roman" w:cs="Times New Roman"/>
          <w:szCs w:val="24"/>
        </w:rPr>
        <w:t>不断变化时的</w:t>
      </w:r>
      <w:r w:rsidR="00B82E35">
        <w:rPr>
          <w:rFonts w:ascii="Times New Roman" w:hAnsi="Times New Roman" w:cs="Times New Roman" w:hint="eastAsia"/>
          <w:szCs w:val="24"/>
        </w:rPr>
        <w:t>流式图</w:t>
      </w:r>
      <w:r w:rsidR="008A581A" w:rsidRPr="005C1750">
        <w:rPr>
          <w:rFonts w:ascii="Times New Roman" w:hAnsi="Times New Roman" w:cs="Times New Roman"/>
          <w:szCs w:val="24"/>
        </w:rPr>
        <w:t>计算问题。</w:t>
      </w:r>
      <w:r w:rsidR="006D0402" w:rsidRPr="005C1750">
        <w:rPr>
          <w:rFonts w:ascii="Times New Roman" w:hAnsi="Times New Roman" w:cs="Times New Roman"/>
          <w:szCs w:val="24"/>
        </w:rPr>
        <w:t>基于状态更新的流式图计算模型，</w:t>
      </w:r>
      <w:r w:rsidRPr="005C1750">
        <w:rPr>
          <w:rFonts w:ascii="Times New Roman" w:hAnsi="Times New Roman" w:cs="Times New Roman"/>
          <w:szCs w:val="24"/>
        </w:rPr>
        <w:t>将</w:t>
      </w:r>
      <w:r w:rsidR="00336084" w:rsidRPr="005C1750">
        <w:rPr>
          <w:rFonts w:ascii="Times New Roman" w:hAnsi="Times New Roman" w:cs="Times New Roman"/>
          <w:szCs w:val="24"/>
        </w:rPr>
        <w:t>图</w:t>
      </w:r>
      <w:r w:rsidRPr="005C1750">
        <w:rPr>
          <w:rFonts w:ascii="Times New Roman" w:hAnsi="Times New Roman" w:cs="Times New Roman"/>
          <w:szCs w:val="24"/>
        </w:rPr>
        <w:t>在每个时刻抽象成一个</w:t>
      </w:r>
      <w:r w:rsidR="0066029C" w:rsidRPr="005C1750">
        <w:rPr>
          <w:rFonts w:ascii="Times New Roman" w:hAnsi="Times New Roman" w:cs="Times New Roman"/>
          <w:szCs w:val="24"/>
        </w:rPr>
        <w:t>对应的</w:t>
      </w:r>
      <w:r w:rsidRPr="005C1750">
        <w:rPr>
          <w:rFonts w:ascii="Times New Roman" w:hAnsi="Times New Roman" w:cs="Times New Roman"/>
          <w:szCs w:val="24"/>
        </w:rPr>
        <w:t>状态（</w:t>
      </w:r>
      <w:r w:rsidRPr="005C1750">
        <w:rPr>
          <w:rFonts w:ascii="Times New Roman" w:hAnsi="Times New Roman" w:cs="Times New Roman"/>
          <w:szCs w:val="24"/>
        </w:rPr>
        <w:t>State</w:t>
      </w:r>
      <w:r w:rsidRPr="005C1750">
        <w:rPr>
          <w:rFonts w:ascii="Times New Roman" w:hAnsi="Times New Roman" w:cs="Times New Roman"/>
          <w:szCs w:val="24"/>
        </w:rPr>
        <w:t>），将流动的图数据抽象成一系列事件流（</w:t>
      </w:r>
      <w:r w:rsidRPr="005C1750">
        <w:rPr>
          <w:rFonts w:ascii="Times New Roman" w:hAnsi="Times New Roman" w:cs="Times New Roman"/>
          <w:szCs w:val="24"/>
        </w:rPr>
        <w:t>Event Stream</w:t>
      </w:r>
      <w:r w:rsidRPr="005C1750">
        <w:rPr>
          <w:rFonts w:ascii="Times New Roman" w:hAnsi="Times New Roman" w:cs="Times New Roman"/>
          <w:szCs w:val="24"/>
        </w:rPr>
        <w:t>），事件（</w:t>
      </w:r>
      <w:r w:rsidRPr="005C1750">
        <w:rPr>
          <w:rFonts w:ascii="Times New Roman" w:hAnsi="Times New Roman" w:cs="Times New Roman"/>
          <w:szCs w:val="24"/>
        </w:rPr>
        <w:t>Event</w:t>
      </w:r>
      <w:r w:rsidRPr="005C1750">
        <w:rPr>
          <w:rFonts w:ascii="Times New Roman" w:hAnsi="Times New Roman" w:cs="Times New Roman"/>
          <w:szCs w:val="24"/>
        </w:rPr>
        <w:t>）触发了图由一个状态转换（</w:t>
      </w:r>
      <w:r w:rsidRPr="005C1750">
        <w:rPr>
          <w:rFonts w:ascii="Times New Roman" w:hAnsi="Times New Roman" w:cs="Times New Roman"/>
          <w:szCs w:val="24"/>
        </w:rPr>
        <w:t>Transform</w:t>
      </w:r>
      <w:r w:rsidRPr="005C1750">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lastRenderedPageBreak/>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5343C608" w:rsidR="0068171F" w:rsidRPr="0068171F" w:rsidRDefault="004F6DF6" w:rsidP="004F6DF6">
      <w:pPr>
        <w:pStyle w:val="ad"/>
        <w:jc w:val="center"/>
        <w:rPr>
          <w:rFonts w:ascii="宋体" w:hAnsi="宋体"/>
          <w:szCs w:val="24"/>
        </w:rPr>
      </w:pPr>
      <w:r>
        <w:t>图</w:t>
      </w:r>
      <w:r>
        <w:t xml:space="preserve"> </w:t>
      </w:r>
      <w:r w:rsidR="007E42B1">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5</w:t>
      </w:r>
      <w:r w:rsidR="00A85874">
        <w:fldChar w:fldCharType="end"/>
      </w:r>
      <w:r>
        <w:t xml:space="preserve"> </w:t>
      </w:r>
      <w:r w:rsidRPr="003760CC">
        <w:rPr>
          <w:rFonts w:hint="eastAsia"/>
        </w:rPr>
        <w:t>基于状态更新的流式图计算模型</w:t>
      </w:r>
    </w:p>
    <w:p w14:paraId="1B12B1C7" w14:textId="7E88101C" w:rsidR="0068171F" w:rsidRPr="005C1750" w:rsidRDefault="008A38BC" w:rsidP="007E42B1">
      <w:pPr>
        <w:ind w:firstLineChars="200" w:firstLine="480"/>
        <w:rPr>
          <w:rFonts w:ascii="Times New Roman" w:hAnsi="Times New Roman" w:cs="Times New Roman"/>
          <w:szCs w:val="24"/>
        </w:rPr>
      </w:pPr>
      <w:r w:rsidRPr="005C1750">
        <w:rPr>
          <w:rFonts w:ascii="Times New Roman" w:hAnsi="Times New Roman" w:cs="Times New Roman"/>
          <w:szCs w:val="24"/>
        </w:rPr>
        <w:t>如图</w:t>
      </w:r>
      <w:r w:rsidRPr="005C1750">
        <w:rPr>
          <w:rFonts w:ascii="Times New Roman" w:hAnsi="Times New Roman" w:cs="Times New Roman"/>
          <w:szCs w:val="24"/>
        </w:rPr>
        <w:t>3-5</w:t>
      </w:r>
      <w:r w:rsidRPr="005C1750">
        <w:rPr>
          <w:rFonts w:ascii="Times New Roman" w:hAnsi="Times New Roman" w:cs="Times New Roman"/>
          <w:szCs w:val="24"/>
        </w:rPr>
        <w:t>所示，</w:t>
      </w:r>
      <w:r w:rsidR="0056129A" w:rsidRPr="005C1750">
        <w:rPr>
          <w:rFonts w:ascii="Times New Roman" w:hAnsi="Times New Roman" w:cs="Times New Roman"/>
          <w:szCs w:val="24"/>
        </w:rPr>
        <w:t>基于状态更新的流式</w:t>
      </w:r>
      <w:r w:rsidR="0068171F" w:rsidRPr="005C1750">
        <w:rPr>
          <w:rFonts w:ascii="Times New Roman" w:hAnsi="Times New Roman" w:cs="Times New Roman"/>
          <w:szCs w:val="24"/>
        </w:rPr>
        <w:t>图计算模型</w:t>
      </w:r>
      <w:r w:rsidR="007E42B1" w:rsidRPr="005C1750">
        <w:rPr>
          <w:rFonts w:ascii="Times New Roman" w:hAnsi="Times New Roman" w:cs="Times New Roman"/>
          <w:szCs w:val="24"/>
        </w:rPr>
        <w:t>有状态（</w:t>
      </w:r>
      <w:r w:rsidR="007E42B1" w:rsidRPr="005C1750">
        <w:rPr>
          <w:rFonts w:ascii="Times New Roman" w:hAnsi="Times New Roman" w:cs="Times New Roman"/>
          <w:szCs w:val="24"/>
        </w:rPr>
        <w:t>State</w:t>
      </w:r>
      <w:r w:rsidR="007E42B1" w:rsidRPr="005C1750">
        <w:rPr>
          <w:rFonts w:ascii="Times New Roman" w:hAnsi="Times New Roman" w:cs="Times New Roman"/>
          <w:szCs w:val="24"/>
        </w:rPr>
        <w:t>）、事件（</w:t>
      </w:r>
      <w:r w:rsidR="007E42B1" w:rsidRPr="005C1750">
        <w:rPr>
          <w:rFonts w:ascii="Times New Roman" w:hAnsi="Times New Roman" w:cs="Times New Roman"/>
          <w:szCs w:val="24"/>
        </w:rPr>
        <w:t>Event</w:t>
      </w:r>
      <w:r w:rsidR="007E42B1" w:rsidRPr="005C1750">
        <w:rPr>
          <w:rFonts w:ascii="Times New Roman" w:hAnsi="Times New Roman" w:cs="Times New Roman"/>
          <w:szCs w:val="24"/>
        </w:rPr>
        <w:t>）和转换（</w:t>
      </w:r>
      <w:r w:rsidR="007E42B1" w:rsidRPr="005C1750">
        <w:rPr>
          <w:rFonts w:ascii="Times New Roman" w:hAnsi="Times New Roman" w:cs="Times New Roman"/>
          <w:szCs w:val="24"/>
        </w:rPr>
        <w:t>Transform</w:t>
      </w:r>
      <w:r w:rsidR="007E42B1" w:rsidRPr="005C1750">
        <w:rPr>
          <w:rFonts w:ascii="Times New Roman" w:hAnsi="Times New Roman" w:cs="Times New Roman"/>
          <w:szCs w:val="24"/>
        </w:rPr>
        <w:t>）三个定义，下面我们将分别详细阐述每个组件。</w:t>
      </w:r>
    </w:p>
    <w:p w14:paraId="01BAD464" w14:textId="15D5DB4A" w:rsidR="00312A03" w:rsidRPr="005C1750" w:rsidRDefault="00A0473A" w:rsidP="00A0473A">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8171F" w:rsidRPr="005C1750">
        <w:rPr>
          <w:rFonts w:ascii="Times New Roman" w:hAnsi="Times New Roman" w:cs="Times New Roman"/>
        </w:rPr>
        <w:t>状态（</w:t>
      </w:r>
      <w:r w:rsidR="0068171F" w:rsidRPr="005C1750">
        <w:rPr>
          <w:rFonts w:ascii="Times New Roman" w:hAnsi="Times New Roman" w:cs="Times New Roman"/>
        </w:rPr>
        <w:t>State</w:t>
      </w:r>
      <w:r w:rsidR="00312A03" w:rsidRPr="005C1750">
        <w:rPr>
          <w:rFonts w:ascii="Times New Roman" w:hAnsi="Times New Roman" w:cs="Times New Roman"/>
        </w:rPr>
        <w:t>）</w:t>
      </w:r>
    </w:p>
    <w:p w14:paraId="53C5B492" w14:textId="6AED4EC8" w:rsidR="008C7DE1" w:rsidRPr="005C1750" w:rsidRDefault="00312A03" w:rsidP="00312A03">
      <w:pPr>
        <w:ind w:firstLineChars="200" w:firstLine="480"/>
        <w:rPr>
          <w:rFonts w:ascii="Times New Roman" w:hAnsi="Times New Roman" w:cs="Times New Roman"/>
          <w:szCs w:val="24"/>
        </w:rPr>
      </w:pPr>
      <w:r w:rsidRPr="005C1750">
        <w:rPr>
          <w:rFonts w:ascii="Times New Roman" w:hAnsi="Times New Roman" w:cs="Times New Roman"/>
          <w:szCs w:val="24"/>
        </w:rPr>
        <w:t>状态</w:t>
      </w:r>
      <w:r w:rsidR="0068171F" w:rsidRPr="005C1750">
        <w:rPr>
          <w:rFonts w:ascii="Times New Roman" w:hAnsi="Times New Roman" w:cs="Times New Roman"/>
          <w:szCs w:val="24"/>
        </w:rPr>
        <w:t>反应了图当前的特征信息，这些特征信息可以以顶点为单位进行体现，也可以由用户自定义的特征信息来体现，状态是由因子（</w:t>
      </w:r>
      <w:r w:rsidR="0068171F" w:rsidRPr="005C1750">
        <w:rPr>
          <w:rFonts w:ascii="Times New Roman" w:hAnsi="Times New Roman" w:cs="Times New Roman"/>
          <w:szCs w:val="24"/>
        </w:rPr>
        <w:t>Factor</w:t>
      </w:r>
      <w:r w:rsidR="0068171F" w:rsidRPr="005C1750">
        <w:rPr>
          <w:rFonts w:ascii="Times New Roman" w:hAnsi="Times New Roman" w:cs="Times New Roman"/>
          <w:szCs w:val="24"/>
        </w:rPr>
        <w:t>）组成，因子是指组成状态的基本单位，如状态可以以顶点的方式组织，那么这里的因子就是顶点。</w:t>
      </w:r>
    </w:p>
    <w:p w14:paraId="373AE19C" w14:textId="10A8F318" w:rsidR="0068171F" w:rsidRPr="005C1750" w:rsidRDefault="0068171F" w:rsidP="008C7DE1">
      <w:pPr>
        <w:ind w:firstLineChars="200" w:firstLine="480"/>
        <w:rPr>
          <w:rFonts w:ascii="Times New Roman" w:hAnsi="Times New Roman" w:cs="Times New Roman"/>
          <w:szCs w:val="24"/>
        </w:rPr>
      </w:pPr>
      <w:r w:rsidRPr="005C1750">
        <w:rPr>
          <w:rFonts w:ascii="Times New Roman" w:hAnsi="Times New Roman" w:cs="Times New Roman"/>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5C1750">
        <w:rPr>
          <w:rFonts w:ascii="Times New Roman" w:hAnsi="Times New Roman" w:cs="Times New Roman"/>
          <w:szCs w:val="24"/>
        </w:rPr>
        <w:t>，</w:t>
      </w:r>
      <w:r w:rsidRPr="005C1750">
        <w:rPr>
          <w:rFonts w:ascii="Times New Roman" w:hAnsi="Times New Roman" w:cs="Times New Roman"/>
          <w:szCs w:val="24"/>
        </w:rPr>
        <w:t>State</w:t>
      </w:r>
      <w:r w:rsidRPr="005C1750">
        <w:rPr>
          <w:rFonts w:ascii="Times New Roman" w:hAnsi="Times New Roman" w:cs="Times New Roman"/>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5C1750" w:rsidRDefault="0068171F" w:rsidP="007A450F">
      <w:pPr>
        <w:ind w:firstLineChars="200" w:firstLine="480"/>
        <w:rPr>
          <w:rFonts w:ascii="Times New Roman" w:hAnsi="Times New Roman" w:cs="Times New Roman"/>
          <w:szCs w:val="24"/>
        </w:rPr>
      </w:pPr>
      <w:r w:rsidRPr="005C1750">
        <w:rPr>
          <w:rFonts w:ascii="Times New Roman" w:hAnsi="Times New Roman" w:cs="Times New Roman"/>
          <w:szCs w:val="24"/>
        </w:rPr>
        <w:t>本文将状态抽象成一个接口，该接口的基本方法表见表</w:t>
      </w:r>
      <w:r w:rsidR="00024E3B" w:rsidRPr="005C1750">
        <w:rPr>
          <w:rFonts w:ascii="Times New Roman" w:hAnsi="Times New Roman" w:cs="Times New Roman"/>
          <w:szCs w:val="24"/>
        </w:rPr>
        <w:t>3-</w:t>
      </w:r>
      <w:r w:rsidRPr="005C1750">
        <w:rPr>
          <w:rFonts w:ascii="Times New Roman" w:hAnsi="Times New Roman" w:cs="Times New Roman"/>
          <w:szCs w:val="24"/>
        </w:rPr>
        <w:t>2</w:t>
      </w:r>
      <w:r w:rsidRPr="005C1750">
        <w:rPr>
          <w:rFonts w:ascii="Times New Roman" w:hAnsi="Times New Roman" w:cs="Times New Roman"/>
          <w:szCs w:val="24"/>
        </w:rPr>
        <w:t>，用户可以扩展该接口来实现更加复杂的状态信息</w:t>
      </w:r>
      <w:r w:rsidR="00204B25" w:rsidRPr="005C1750">
        <w:rPr>
          <w:rFonts w:ascii="Times New Roman" w:hAnsi="Times New Roman" w:cs="Times New Roman"/>
          <w:szCs w:val="24"/>
        </w:rPr>
        <w:t>管理</w:t>
      </w:r>
      <w:r w:rsidRPr="005C1750">
        <w:rPr>
          <w:rFonts w:ascii="Times New Roman" w:hAnsi="Times New Roman" w:cs="Times New Roman"/>
          <w:szCs w:val="24"/>
        </w:rPr>
        <w:t>。</w:t>
      </w:r>
    </w:p>
    <w:p w14:paraId="0023644C" w14:textId="1E5278BE" w:rsidR="008F66F6" w:rsidRPr="005C1750" w:rsidRDefault="008F66F6" w:rsidP="008F66F6">
      <w:pPr>
        <w:pStyle w:val="ad"/>
        <w:keepNext/>
        <w:jc w:val="center"/>
        <w:rPr>
          <w:rFonts w:ascii="Times New Roman" w:hAnsi="Times New Roman" w:cs="Times New Roman"/>
        </w:rPr>
      </w:pPr>
      <w:r w:rsidRPr="005C1750">
        <w:rPr>
          <w:rFonts w:ascii="Times New Roman" w:hAnsi="Times New Roman" w:cs="Times New Roman"/>
        </w:rPr>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BD3D9E">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5599B03D" w:rsidR="0068171F" w:rsidRPr="005C1750" w:rsidRDefault="00774022" w:rsidP="00B9688F">
      <w:pPr>
        <w:ind w:firstLineChars="200" w:firstLine="480"/>
        <w:rPr>
          <w:rFonts w:ascii="Times New Roman" w:hAnsi="Times New Roman" w:cs="Times New Roman"/>
          <w:szCs w:val="24"/>
        </w:rPr>
      </w:pPr>
      <w:r w:rsidRPr="005C1750">
        <w:rPr>
          <w:rFonts w:ascii="Times New Roman" w:hAnsi="Times New Roman" w:cs="Times New Roman"/>
          <w:szCs w:val="24"/>
        </w:rPr>
        <w:lastRenderedPageBreak/>
        <w:t>事件</w:t>
      </w:r>
      <w:r w:rsidR="0068171F" w:rsidRPr="005C1750">
        <w:rPr>
          <w:rFonts w:ascii="Times New Roman" w:hAnsi="Times New Roman" w:cs="Times New Roman"/>
          <w:szCs w:val="24"/>
        </w:rPr>
        <w:t>触发图由</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转换为</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时刻的</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，事件是由事件值（</w:t>
      </w:r>
      <w:r w:rsidR="0068171F" w:rsidRPr="005C1750">
        <w:rPr>
          <w:rFonts w:ascii="Times New Roman" w:hAnsi="Times New Roman" w:cs="Times New Roman"/>
          <w:szCs w:val="24"/>
        </w:rPr>
        <w:t>Event Value</w:t>
      </w:r>
      <w:r w:rsidR="0068171F" w:rsidRPr="005C1750">
        <w:rPr>
          <w:rFonts w:ascii="Times New Roman" w:hAnsi="Times New Roman" w:cs="Times New Roman"/>
          <w:szCs w:val="24"/>
        </w:rPr>
        <w:t>）和事件类型</w:t>
      </w:r>
      <w:del w:id="192" w:author="Shen" w:date="2017-03-30T16:54:00Z">
        <w:r w:rsidR="0068171F" w:rsidRPr="005C1750" w:rsidDel="00AC44A2">
          <w:rPr>
            <w:rFonts w:ascii="Times New Roman" w:hAnsi="Times New Roman" w:cs="Times New Roman" w:hint="eastAsia"/>
            <w:szCs w:val="24"/>
          </w:rPr>
          <w:delText>(</w:delText>
        </w:r>
      </w:del>
      <w:ins w:id="193" w:author="Shen" w:date="2017-03-30T16:54:00Z">
        <w:r w:rsidR="00AC44A2">
          <w:rPr>
            <w:rFonts w:ascii="Times New Roman" w:hAnsi="Times New Roman" w:cs="Times New Roman" w:hint="eastAsia"/>
            <w:szCs w:val="24"/>
          </w:rPr>
          <w:t>（</w:t>
        </w:r>
      </w:ins>
      <w:r w:rsidR="0068171F" w:rsidRPr="005C1750">
        <w:rPr>
          <w:rFonts w:ascii="Times New Roman" w:hAnsi="Times New Roman" w:cs="Times New Roman"/>
          <w:szCs w:val="24"/>
        </w:rPr>
        <w:t>Event Type</w:t>
      </w:r>
      <w:del w:id="194" w:author="Shen" w:date="2017-03-30T16:55:00Z">
        <w:r w:rsidR="0068171F" w:rsidRPr="005C1750" w:rsidDel="00AC44A2">
          <w:rPr>
            <w:rFonts w:ascii="Times New Roman" w:hAnsi="Times New Roman" w:cs="Times New Roman" w:hint="eastAsia"/>
            <w:szCs w:val="24"/>
          </w:rPr>
          <w:delText>)</w:delText>
        </w:r>
      </w:del>
      <w:ins w:id="195" w:author="Shen" w:date="2017-03-30T16:55:00Z">
        <w:r w:rsidR="00AC44A2">
          <w:rPr>
            <w:rFonts w:ascii="Times New Roman" w:hAnsi="Times New Roman" w:cs="Times New Roman" w:hint="eastAsia"/>
            <w:szCs w:val="24"/>
          </w:rPr>
          <w:t>）</w:t>
        </w:r>
      </w:ins>
      <w:r w:rsidR="0068171F" w:rsidRPr="005C1750">
        <w:rPr>
          <w:rFonts w:ascii="Times New Roman" w:hAnsi="Times New Roman" w:cs="Times New Roman"/>
          <w:szCs w:val="24"/>
        </w:rPr>
        <w:t>组成。如</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增加一条边</w:t>
      </w:r>
      <w:r w:rsidR="0068171F" w:rsidRPr="005C1750">
        <w:rPr>
          <w:rFonts w:ascii="Times New Roman" w:hAnsi="Times New Roman" w:cs="Times New Roman"/>
          <w:szCs w:val="24"/>
        </w:rPr>
        <w:t>e(v1,v2)”</w:t>
      </w:r>
      <w:r w:rsidR="0068171F" w:rsidRPr="005C1750">
        <w:rPr>
          <w:rFonts w:ascii="Times New Roman" w:hAnsi="Times New Roman" w:cs="Times New Roman"/>
          <w:szCs w:val="24"/>
        </w:rPr>
        <w:t>这个事件中，</w:t>
      </w:r>
      <w:r w:rsidR="0068171F" w:rsidRPr="005C1750">
        <w:rPr>
          <w:rFonts w:ascii="Times New Roman" w:hAnsi="Times New Roman" w:cs="Times New Roman"/>
          <w:szCs w:val="24"/>
        </w:rPr>
        <w:t>e(v1,v2)</w:t>
      </w:r>
      <w:r w:rsidR="0068171F" w:rsidRPr="005C1750">
        <w:rPr>
          <w:rFonts w:ascii="Times New Roman" w:hAnsi="Times New Roman" w:cs="Times New Roman"/>
          <w:szCs w:val="24"/>
        </w:rPr>
        <w:t>是事件的值，</w:t>
      </w:r>
      <w:r w:rsidR="0068171F" w:rsidRPr="005C1750">
        <w:rPr>
          <w:rFonts w:ascii="Times New Roman" w:hAnsi="Times New Roman" w:cs="Times New Roman"/>
          <w:szCs w:val="24"/>
        </w:rPr>
        <w:t>“</w:t>
      </w:r>
      <w:r w:rsidR="0068171F" w:rsidRPr="005C1750">
        <w:rPr>
          <w:rFonts w:ascii="Times New Roman" w:hAnsi="Times New Roman" w:cs="Times New Roman"/>
          <w:szCs w:val="24"/>
        </w:rPr>
        <w:t>增加</w:t>
      </w:r>
      <w:r w:rsidR="0068171F" w:rsidRPr="005C1750">
        <w:rPr>
          <w:rFonts w:ascii="Times New Roman" w:hAnsi="Times New Roman" w:cs="Times New Roman"/>
          <w:szCs w:val="24"/>
        </w:rPr>
        <w:t>”</w:t>
      </w:r>
      <w:r w:rsidR="0068171F" w:rsidRPr="005C1750">
        <w:rPr>
          <w:rFonts w:ascii="Times New Roman" w:hAnsi="Times New Roman" w:cs="Times New Roman"/>
          <w:szCs w:val="24"/>
        </w:rPr>
        <w:t>是事件的类型。一般来说，事件的值分为两种：（顶点编号，顶点的值）和（边起点，边终点，边值）；而事件的类型分为三种：新增（</w:t>
      </w:r>
      <w:r w:rsidR="0068171F" w:rsidRPr="005C1750">
        <w:rPr>
          <w:rFonts w:ascii="Times New Roman" w:hAnsi="Times New Roman" w:cs="Times New Roman"/>
          <w:szCs w:val="24"/>
        </w:rPr>
        <w:t>ADD</w:t>
      </w:r>
      <w:r w:rsidR="0068171F" w:rsidRPr="005C1750">
        <w:rPr>
          <w:rFonts w:ascii="Times New Roman" w:hAnsi="Times New Roman" w:cs="Times New Roman"/>
          <w:szCs w:val="24"/>
        </w:rPr>
        <w:t>），删除（</w:t>
      </w:r>
      <w:r w:rsidR="0068171F" w:rsidRPr="005C1750">
        <w:rPr>
          <w:rFonts w:ascii="Times New Roman" w:hAnsi="Times New Roman" w:cs="Times New Roman"/>
          <w:szCs w:val="24"/>
        </w:rPr>
        <w:t>DELETE</w:t>
      </w:r>
      <w:r w:rsidR="0068171F" w:rsidRPr="005C1750">
        <w:rPr>
          <w:rFonts w:ascii="Times New Roman" w:hAnsi="Times New Roman" w:cs="Times New Roman"/>
          <w:szCs w:val="24"/>
        </w:rPr>
        <w:t>），更新（</w:t>
      </w:r>
      <w:r w:rsidR="0068171F" w:rsidRPr="005C1750">
        <w:rPr>
          <w:rFonts w:ascii="Times New Roman" w:hAnsi="Times New Roman" w:cs="Times New Roman"/>
          <w:szCs w:val="24"/>
        </w:rPr>
        <w:t>UPDATE</w:t>
      </w:r>
      <w:r w:rsidR="0068171F" w:rsidRPr="005C1750">
        <w:rPr>
          <w:rFonts w:ascii="Times New Roman" w:hAnsi="Times New Roman" w:cs="Times New Roman"/>
          <w:szCs w:val="24"/>
        </w:rPr>
        <w:t>）。这样</w:t>
      </w:r>
      <w:r w:rsidR="000F5214" w:rsidRPr="005C1750">
        <w:rPr>
          <w:rFonts w:ascii="Times New Roman" w:hAnsi="Times New Roman" w:cs="Times New Roman"/>
          <w:szCs w:val="24"/>
        </w:rPr>
        <w:t>可以组合出</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种事件：新增边，删除边，更新边；新增顶点，删除顶点，更新顶点。这</w:t>
      </w:r>
      <w:r w:rsidR="0068171F" w:rsidRPr="005C1750">
        <w:rPr>
          <w:rFonts w:ascii="Times New Roman" w:hAnsi="Times New Roman" w:cs="Times New Roman"/>
          <w:szCs w:val="24"/>
        </w:rPr>
        <w:t>6</w:t>
      </w:r>
      <w:r w:rsidR="0068171F" w:rsidRPr="005C1750">
        <w:rPr>
          <w:rFonts w:ascii="Times New Roman" w:hAnsi="Times New Roman" w:cs="Times New Roman"/>
          <w:szCs w:val="24"/>
        </w:rPr>
        <w:t>种事件基本涵盖了所有的图变化的情形。事件的接口方法表见表</w:t>
      </w:r>
      <w:r w:rsidR="0068171F" w:rsidRPr="005C1750">
        <w:rPr>
          <w:rFonts w:ascii="Times New Roman" w:hAnsi="Times New Roman" w:cs="Times New Roman"/>
          <w:szCs w:val="24"/>
        </w:rPr>
        <w:t>3</w:t>
      </w:r>
      <w:r w:rsidR="007F3761" w:rsidRPr="005C1750">
        <w:rPr>
          <w:rFonts w:ascii="Times New Roman" w:hAnsi="Times New Roman" w:cs="Times New Roman"/>
          <w:szCs w:val="24"/>
        </w:rPr>
        <w:t>-3</w:t>
      </w:r>
      <w:r w:rsidR="0068171F" w:rsidRPr="005C1750">
        <w:rPr>
          <w:rFonts w:ascii="Times New Roman" w:hAnsi="Times New Roman" w:cs="Times New Roman"/>
          <w:szCs w:val="24"/>
        </w:rPr>
        <w:t>.</w:t>
      </w:r>
    </w:p>
    <w:p w14:paraId="0F5C6923" w14:textId="0F8DCB17" w:rsidR="007F3761" w:rsidRDefault="007F3761" w:rsidP="007F3761">
      <w:pPr>
        <w:pStyle w:val="ad"/>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BD3D9E">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AC44A2" w:rsidRDefault="0068171F" w:rsidP="0068171F">
            <w:pPr>
              <w:rPr>
                <w:rFonts w:ascii="Times New Roman" w:hAnsi="Times New Roman" w:cs="Times New Roman"/>
                <w:szCs w:val="24"/>
                <w:rPrChange w:id="196" w:author="Shen" w:date="2017-03-30T16:55:00Z">
                  <w:rPr>
                    <w:rFonts w:ascii="宋体" w:hAnsi="宋体"/>
                    <w:szCs w:val="24"/>
                  </w:rPr>
                </w:rPrChange>
              </w:rPr>
            </w:pPr>
            <w:r w:rsidRPr="00AC44A2">
              <w:rPr>
                <w:rFonts w:ascii="Times New Roman" w:hAnsi="Times New Roman" w:cs="Times New Roman"/>
                <w:szCs w:val="24"/>
                <w:rPrChange w:id="197" w:author="Shen" w:date="2017-03-30T16:55:00Z">
                  <w:rPr>
                    <w:rFonts w:ascii="宋体" w:hAnsi="宋体"/>
                    <w:szCs w:val="24"/>
                  </w:rPr>
                </w:rPrChange>
              </w:rPr>
              <w:t>Value GET-</w:t>
            </w:r>
            <w:r w:rsidRPr="00AC44A2">
              <w:rPr>
                <w:rFonts w:ascii="Times New Roman" w:hAnsi="Times New Roman" w:cs="Times New Roman"/>
                <w:szCs w:val="24"/>
                <w:rPrChange w:id="198" w:author="Shen" w:date="2017-03-30T16:55:00Z">
                  <w:rPr>
                    <w:rFonts w:ascii="宋体" w:hAnsi="宋体" w:hint="eastAsia"/>
                    <w:szCs w:val="24"/>
                  </w:rPr>
                </w:rPrChange>
              </w:rPr>
              <w:t>VALUE</w:t>
            </w:r>
            <w:r w:rsidRPr="00AC44A2">
              <w:rPr>
                <w:rFonts w:ascii="Times New Roman" w:hAnsi="Times New Roman" w:cs="Times New Roman"/>
                <w:szCs w:val="24"/>
                <w:rPrChange w:id="199" w:author="Shen" w:date="2017-03-30T16:55:00Z">
                  <w:rPr>
                    <w:rFonts w:ascii="宋体" w:hAnsi="宋体"/>
                    <w:szCs w:val="24"/>
                  </w:rPr>
                </w:rPrChange>
              </w:rPr>
              <w:t>(</w:t>
            </w:r>
            <w:r w:rsidRPr="00AC44A2">
              <w:rPr>
                <w:rFonts w:ascii="Times New Roman" w:hAnsi="Times New Roman" w:cs="Times New Roman"/>
                <w:szCs w:val="24"/>
                <w:rPrChange w:id="200" w:author="Shen" w:date="2017-03-30T16:55:00Z">
                  <w:rPr>
                    <w:rFonts w:ascii="宋体" w:hAnsi="宋体" w:hint="eastAsia"/>
                    <w:szCs w:val="24"/>
                  </w:rPr>
                </w:rPrChange>
              </w:rPr>
              <w:t>Event</w:t>
            </w:r>
            <w:r w:rsidRPr="00AC44A2">
              <w:rPr>
                <w:rFonts w:ascii="Times New Roman" w:hAnsi="Times New Roman" w:cs="Times New Roman"/>
                <w:szCs w:val="24"/>
                <w:rPrChange w:id="201" w:author="Shen" w:date="2017-03-30T16:55:00Z">
                  <w:rPr>
                    <w:rFonts w:ascii="宋体" w:hAnsi="宋体"/>
                    <w:szCs w:val="24"/>
                  </w:rPr>
                </w:rPrChange>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AC44A2" w:rsidRDefault="0068171F" w:rsidP="0068171F">
            <w:pPr>
              <w:rPr>
                <w:rFonts w:ascii="Times New Roman" w:hAnsi="Times New Roman" w:cs="Times New Roman"/>
                <w:szCs w:val="24"/>
                <w:rPrChange w:id="202" w:author="Shen" w:date="2017-03-30T16:55:00Z">
                  <w:rPr>
                    <w:rFonts w:ascii="宋体" w:hAnsi="宋体"/>
                    <w:szCs w:val="24"/>
                  </w:rPr>
                </w:rPrChange>
              </w:rPr>
            </w:pPr>
            <w:r w:rsidRPr="00AC44A2">
              <w:rPr>
                <w:rFonts w:ascii="Times New Roman" w:hAnsi="Times New Roman" w:cs="Times New Roman"/>
                <w:szCs w:val="24"/>
                <w:rPrChange w:id="203" w:author="Shen" w:date="2017-03-30T16:55:00Z">
                  <w:rPr>
                    <w:rFonts w:ascii="宋体" w:hAnsi="宋体"/>
                    <w:szCs w:val="24"/>
                  </w:rPr>
                </w:rPrChange>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450E4219" w:rsidR="00BD3D9E" w:rsidRPr="00BD3D9E" w:rsidRDefault="00E57D6C" w:rsidP="00BD3D9E">
      <w:pPr>
        <w:ind w:firstLineChars="200" w:firstLine="480"/>
        <w:rPr>
          <w:rFonts w:ascii="Times New Roman" w:hAnsi="Times New Roman" w:cs="Times New Roman"/>
          <w:szCs w:val="24"/>
        </w:rPr>
      </w:pPr>
      <w:r w:rsidRPr="005C1750">
        <w:rPr>
          <w:rFonts w:ascii="Times New Roman" w:hAnsi="Times New Roman" w:cs="Times New Roman"/>
          <w:szCs w:val="24"/>
        </w:rPr>
        <w:t>转换是</w:t>
      </w:r>
      <w:r w:rsidR="0068171F" w:rsidRPr="005C1750">
        <w:rPr>
          <w:rFonts w:ascii="Times New Roman" w:hAnsi="Times New Roman" w:cs="Times New Roman"/>
          <w:szCs w:val="24"/>
        </w:rPr>
        <w:t>由事件触发的图的更新过程，即图是如何根据相应的事件来由</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转换成</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。如图</w:t>
      </w:r>
      <w:r w:rsidR="00F0436A" w:rsidRPr="005C1750">
        <w:rPr>
          <w:rFonts w:ascii="Times New Roman" w:hAnsi="Times New Roman" w:cs="Times New Roman"/>
          <w:szCs w:val="24"/>
        </w:rPr>
        <w:t>3-5</w:t>
      </w:r>
      <w:r w:rsidR="0068171F" w:rsidRPr="005C1750">
        <w:rPr>
          <w:rFonts w:ascii="Times New Roman" w:hAnsi="Times New Roman" w:cs="Times New Roman"/>
          <w:szCs w:val="24"/>
        </w:rPr>
        <w:t>所示，在</w:t>
      </w:r>
      <w:r w:rsidR="0068171F" w:rsidRPr="005C1750">
        <w:rPr>
          <w:rFonts w:ascii="Times New Roman" w:hAnsi="Times New Roman" w:cs="Times New Roman"/>
          <w:szCs w:val="24"/>
        </w:rPr>
        <w:t>T1</w:t>
      </w:r>
      <w:r w:rsidR="0068171F" w:rsidRPr="005C1750">
        <w:rPr>
          <w:rFonts w:ascii="Times New Roman" w:hAnsi="Times New Roman" w:cs="Times New Roman"/>
          <w:szCs w:val="24"/>
        </w:rPr>
        <w:t>时刻图的状态为</w:t>
      </w:r>
      <w:r w:rsidR="0068171F" w:rsidRPr="005C1750">
        <w:rPr>
          <w:rFonts w:ascii="Times New Roman" w:hAnsi="Times New Roman" w:cs="Times New Roman"/>
          <w:szCs w:val="24"/>
        </w:rPr>
        <w:t>State1</w:t>
      </w:r>
      <w:r w:rsidR="0068171F" w:rsidRPr="005C1750">
        <w:rPr>
          <w:rFonts w:ascii="Times New Roman" w:hAnsi="Times New Roman" w:cs="Times New Roman"/>
          <w:szCs w:val="24"/>
        </w:rPr>
        <w:t>，在</w:t>
      </w:r>
      <w:r w:rsidR="0068171F" w:rsidRPr="005C1750">
        <w:rPr>
          <w:rFonts w:ascii="Times New Roman" w:hAnsi="Times New Roman" w:cs="Times New Roman"/>
          <w:szCs w:val="24"/>
        </w:rPr>
        <w:t>T2</w:t>
      </w:r>
      <w:r w:rsidR="0068171F" w:rsidRPr="005C1750">
        <w:rPr>
          <w:rFonts w:ascii="Times New Roman" w:hAnsi="Times New Roman" w:cs="Times New Roman"/>
          <w:szCs w:val="24"/>
        </w:rPr>
        <w:t>时刻，图接收了一条边</w:t>
      </w:r>
      <w:r w:rsidR="0068171F" w:rsidRPr="005C1750">
        <w:rPr>
          <w:rFonts w:ascii="Times New Roman" w:hAnsi="Times New Roman" w:cs="Times New Roman"/>
          <w:szCs w:val="24"/>
        </w:rPr>
        <w:t>e</w:t>
      </w:r>
      <w:r w:rsidR="0068171F" w:rsidRPr="005C1750">
        <w:rPr>
          <w:rFonts w:ascii="Times New Roman" w:hAnsi="Times New Roman" w:cs="Times New Roman"/>
          <w:szCs w:val="24"/>
        </w:rPr>
        <w:t>，这个事件会触发图状态转换函数（</w:t>
      </w:r>
      <w:r w:rsidR="0068171F" w:rsidRPr="005C1750">
        <w:rPr>
          <w:rFonts w:ascii="Times New Roman" w:hAnsi="Times New Roman" w:cs="Times New Roman"/>
          <w:szCs w:val="24"/>
        </w:rPr>
        <w:t>Transform</w:t>
      </w:r>
      <w:r w:rsidR="0068171F" w:rsidRPr="005C1750">
        <w:rPr>
          <w:rFonts w:ascii="Times New Roman" w:hAnsi="Times New Roman" w:cs="Times New Roman"/>
          <w:szCs w:val="24"/>
        </w:rPr>
        <w:t>），将图的状态转换为</w:t>
      </w:r>
      <w:r w:rsidR="0068171F" w:rsidRPr="005C1750">
        <w:rPr>
          <w:rFonts w:ascii="Times New Roman" w:hAnsi="Times New Roman" w:cs="Times New Roman"/>
          <w:szCs w:val="24"/>
        </w:rPr>
        <w:t>State2</w:t>
      </w:r>
      <w:r w:rsidR="0068171F" w:rsidRPr="005C1750">
        <w:rPr>
          <w:rFonts w:ascii="Times New Roman" w:hAnsi="Times New Roman" w:cs="Times New Roman"/>
          <w:szCs w:val="24"/>
        </w:rPr>
        <w:t>。转换函数是动态图计算模型中的计算逻辑，详细定义了图如何根据到达的事件，从一个状态转变成另外一个状态，可以称之为状态更新的图计算模型的驱动程序，驱动图从一系列的事件流转换成一系列对应的状态流。</w:t>
      </w:r>
      <w:r w:rsidR="00826506">
        <w:rPr>
          <w:rFonts w:ascii="Times New Roman" w:hAnsi="Times New Roman" w:cs="Times New Roman" w:hint="eastAsia"/>
          <w:szCs w:val="24"/>
        </w:rPr>
        <w:t>状态的接口</w:t>
      </w:r>
      <w:r w:rsidR="001A1636">
        <w:rPr>
          <w:rFonts w:ascii="Times New Roman" w:hAnsi="Times New Roman" w:cs="Times New Roman" w:hint="eastAsia"/>
          <w:szCs w:val="24"/>
        </w:rPr>
        <w:t>方法表</w:t>
      </w:r>
      <w:r w:rsidR="00DC4A54">
        <w:rPr>
          <w:rFonts w:ascii="Times New Roman" w:hAnsi="Times New Roman" w:cs="Times New Roman" w:hint="eastAsia"/>
          <w:szCs w:val="24"/>
        </w:rPr>
        <w:t>见</w:t>
      </w:r>
      <w:r w:rsidR="001A1636">
        <w:rPr>
          <w:rFonts w:ascii="Times New Roman" w:hAnsi="Times New Roman" w:cs="Times New Roman" w:hint="eastAsia"/>
          <w:szCs w:val="24"/>
        </w:rPr>
        <w:t>表</w:t>
      </w:r>
      <w:r w:rsidR="001A1636">
        <w:rPr>
          <w:rFonts w:ascii="Times New Roman" w:hAnsi="Times New Roman" w:cs="Times New Roman" w:hint="eastAsia"/>
          <w:szCs w:val="24"/>
        </w:rPr>
        <w:t>3-</w:t>
      </w:r>
      <w:r w:rsidR="001A1636">
        <w:rPr>
          <w:rFonts w:ascii="Times New Roman" w:hAnsi="Times New Roman" w:cs="Times New Roman"/>
          <w:szCs w:val="24"/>
        </w:rPr>
        <w:t>4.</w:t>
      </w:r>
    </w:p>
    <w:p w14:paraId="4FCA368E" w14:textId="005F91F3" w:rsidR="00BD3D9E" w:rsidRDefault="00BD3D9E" w:rsidP="00BD3D9E">
      <w:pPr>
        <w:pStyle w:val="ad"/>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Change w:id="204" w:author="Shen" w:date="2017-03-30T16:56:00Z">
          <w:tblPr>
            <w:tblW w:w="0" w:type="auto"/>
            <w:jc w:val="center"/>
            <w:tblLook w:val="04A0" w:firstRow="1" w:lastRow="0" w:firstColumn="1" w:lastColumn="0" w:noHBand="0" w:noVBand="1"/>
          </w:tblPr>
        </w:tblPrChange>
      </w:tblPr>
      <w:tblGrid>
        <w:gridCol w:w="3290"/>
        <w:gridCol w:w="2808"/>
        <w:tblGridChange w:id="205">
          <w:tblGrid>
            <w:gridCol w:w="2983"/>
            <w:gridCol w:w="2546"/>
          </w:tblGrid>
        </w:tblGridChange>
      </w:tblGrid>
      <w:tr w:rsidR="00BD3D9E" w:rsidRPr="0068171F" w14:paraId="3A431668" w14:textId="77777777" w:rsidTr="00502542">
        <w:trPr>
          <w:trHeight w:val="425"/>
          <w:jc w:val="center"/>
          <w:trPrChange w:id="206" w:author="Shen" w:date="2017-03-30T16:56:00Z">
            <w:trPr>
              <w:jc w:val="center"/>
            </w:trPr>
          </w:trPrChange>
        </w:trPr>
        <w:tc>
          <w:tcPr>
            <w:tcW w:w="3290" w:type="dxa"/>
            <w:tcBorders>
              <w:top w:val="single" w:sz="4" w:space="0" w:color="auto"/>
              <w:bottom w:val="single" w:sz="4" w:space="0" w:color="auto"/>
            </w:tcBorders>
            <w:shd w:val="clear" w:color="auto" w:fill="auto"/>
            <w:tcPrChange w:id="207" w:author="Shen" w:date="2017-03-30T16:56:00Z">
              <w:tcPr>
                <w:tcW w:w="2983" w:type="dxa"/>
                <w:tcBorders>
                  <w:top w:val="single" w:sz="4" w:space="0" w:color="auto"/>
                  <w:bottom w:val="single" w:sz="4" w:space="0" w:color="auto"/>
                </w:tcBorders>
                <w:shd w:val="clear" w:color="auto" w:fill="auto"/>
              </w:tcPr>
            </w:tcPrChange>
          </w:tcPr>
          <w:p w14:paraId="173B13C3" w14:textId="77777777" w:rsidR="00BD3D9E" w:rsidRPr="0068171F" w:rsidRDefault="00BD3D9E" w:rsidP="00082B9B">
            <w:pPr>
              <w:rPr>
                <w:rFonts w:ascii="宋体" w:hAnsi="宋体"/>
                <w:b/>
                <w:bCs/>
                <w:szCs w:val="24"/>
              </w:rPr>
            </w:pPr>
            <w:r w:rsidRPr="0068171F">
              <w:rPr>
                <w:rFonts w:ascii="宋体" w:hAnsi="宋体" w:hint="eastAsia"/>
                <w:b/>
                <w:bCs/>
                <w:szCs w:val="24"/>
              </w:rPr>
              <w:t>方法签名</w:t>
            </w:r>
          </w:p>
        </w:tc>
        <w:tc>
          <w:tcPr>
            <w:tcW w:w="2808" w:type="dxa"/>
            <w:tcBorders>
              <w:top w:val="single" w:sz="4" w:space="0" w:color="auto"/>
              <w:bottom w:val="single" w:sz="4" w:space="0" w:color="auto"/>
            </w:tcBorders>
            <w:shd w:val="clear" w:color="auto" w:fill="auto"/>
            <w:tcPrChange w:id="208" w:author="Shen" w:date="2017-03-30T16:56:00Z">
              <w:tcPr>
                <w:tcW w:w="2546" w:type="dxa"/>
                <w:tcBorders>
                  <w:top w:val="single" w:sz="4" w:space="0" w:color="auto"/>
                  <w:bottom w:val="single" w:sz="4" w:space="0" w:color="auto"/>
                </w:tcBorders>
                <w:shd w:val="clear" w:color="auto" w:fill="auto"/>
              </w:tcPr>
            </w:tcPrChange>
          </w:tcPr>
          <w:p w14:paraId="5071D69D" w14:textId="77777777" w:rsidR="00BD3D9E" w:rsidRPr="0068171F" w:rsidRDefault="00BD3D9E" w:rsidP="00082B9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502542">
        <w:trPr>
          <w:trHeight w:val="53"/>
          <w:jc w:val="center"/>
          <w:trPrChange w:id="209" w:author="Shen" w:date="2017-03-30T16:56:00Z">
            <w:trPr>
              <w:jc w:val="center"/>
            </w:trPr>
          </w:trPrChange>
        </w:trPr>
        <w:tc>
          <w:tcPr>
            <w:tcW w:w="3290" w:type="dxa"/>
            <w:tcBorders>
              <w:top w:val="single" w:sz="4" w:space="0" w:color="auto"/>
              <w:bottom w:val="single" w:sz="4" w:space="0" w:color="auto"/>
            </w:tcBorders>
            <w:shd w:val="clear" w:color="auto" w:fill="auto"/>
            <w:tcPrChange w:id="210" w:author="Shen" w:date="2017-03-30T16:56:00Z">
              <w:tcPr>
                <w:tcW w:w="2983" w:type="dxa"/>
                <w:tcBorders>
                  <w:top w:val="single" w:sz="4" w:space="0" w:color="auto"/>
                  <w:bottom w:val="single" w:sz="4" w:space="0" w:color="auto"/>
                </w:tcBorders>
                <w:shd w:val="clear" w:color="auto" w:fill="auto"/>
              </w:tcPr>
            </w:tcPrChange>
          </w:tcPr>
          <w:p w14:paraId="3ABF77A9" w14:textId="45B62610" w:rsidR="00BD3D9E" w:rsidRPr="00502542" w:rsidRDefault="00FA30EE" w:rsidP="00082B9B">
            <w:pPr>
              <w:rPr>
                <w:rFonts w:ascii="Times New Roman" w:hAnsi="Times New Roman" w:cs="Times New Roman"/>
                <w:szCs w:val="24"/>
                <w:rPrChange w:id="211" w:author="Shen" w:date="2017-03-30T16:55:00Z">
                  <w:rPr>
                    <w:rFonts w:ascii="宋体" w:hAnsi="宋体"/>
                    <w:szCs w:val="24"/>
                  </w:rPr>
                </w:rPrChange>
              </w:rPr>
            </w:pPr>
            <w:r w:rsidRPr="00502542">
              <w:rPr>
                <w:rFonts w:ascii="Times New Roman" w:hAnsi="Times New Roman" w:cs="Times New Roman"/>
                <w:szCs w:val="24"/>
                <w:rPrChange w:id="212" w:author="Shen" w:date="2017-03-30T16:55:00Z">
                  <w:rPr>
                    <w:rFonts w:ascii="宋体" w:hAnsi="宋体"/>
                    <w:szCs w:val="24"/>
                  </w:rPr>
                </w:rPrChange>
              </w:rPr>
              <w:t>TRANSFORM(</w:t>
            </w:r>
            <w:r w:rsidR="00D14218" w:rsidRPr="00502542">
              <w:rPr>
                <w:rFonts w:ascii="Times New Roman" w:hAnsi="Times New Roman" w:cs="Times New Roman"/>
                <w:szCs w:val="24"/>
                <w:rPrChange w:id="213" w:author="Shen" w:date="2017-03-30T16:55:00Z">
                  <w:rPr>
                    <w:rFonts w:ascii="宋体" w:hAnsi="宋体"/>
                    <w:szCs w:val="24"/>
                  </w:rPr>
                </w:rPrChange>
              </w:rPr>
              <w:t>State, Event</w:t>
            </w:r>
            <w:r w:rsidRPr="00502542">
              <w:rPr>
                <w:rFonts w:ascii="Times New Roman" w:hAnsi="Times New Roman" w:cs="Times New Roman"/>
                <w:szCs w:val="24"/>
                <w:rPrChange w:id="214" w:author="Shen" w:date="2017-03-30T16:55:00Z">
                  <w:rPr>
                    <w:rFonts w:ascii="宋体" w:hAnsi="宋体"/>
                    <w:szCs w:val="24"/>
                  </w:rPr>
                </w:rPrChange>
              </w:rPr>
              <w:t>)</w:t>
            </w:r>
          </w:p>
        </w:tc>
        <w:tc>
          <w:tcPr>
            <w:tcW w:w="2808" w:type="dxa"/>
            <w:tcBorders>
              <w:top w:val="single" w:sz="4" w:space="0" w:color="auto"/>
              <w:bottom w:val="single" w:sz="4" w:space="0" w:color="auto"/>
            </w:tcBorders>
            <w:shd w:val="clear" w:color="auto" w:fill="auto"/>
            <w:tcPrChange w:id="215" w:author="Shen" w:date="2017-03-30T16:56:00Z">
              <w:tcPr>
                <w:tcW w:w="2546" w:type="dxa"/>
                <w:tcBorders>
                  <w:top w:val="single" w:sz="4" w:space="0" w:color="auto"/>
                  <w:bottom w:val="single" w:sz="4" w:space="0" w:color="auto"/>
                </w:tcBorders>
                <w:shd w:val="clear" w:color="auto" w:fill="auto"/>
              </w:tcPr>
            </w:tcPrChange>
          </w:tcPr>
          <w:p w14:paraId="5E5E6D1A" w14:textId="11D1BF08" w:rsidR="00BD3D9E" w:rsidRPr="0068171F" w:rsidRDefault="00D14218" w:rsidP="00082B9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216" w:name="_Toc478509275"/>
      <w:bookmarkStart w:id="217" w:name="_Toc478569360"/>
      <w:r>
        <w:rPr>
          <w:rFonts w:hint="eastAsia"/>
        </w:rPr>
        <w:t>状态存储和更新</w:t>
      </w:r>
      <w:bookmarkEnd w:id="216"/>
      <w:bookmarkEnd w:id="217"/>
    </w:p>
    <w:p w14:paraId="717B76C9" w14:textId="7EE85F9B" w:rsidR="008B63C3" w:rsidRPr="008B63C3" w:rsidRDefault="008B63C3" w:rsidP="00924D91">
      <w:pPr>
        <w:pStyle w:val="3"/>
        <w:numPr>
          <w:ilvl w:val="2"/>
          <w:numId w:val="39"/>
        </w:numPr>
      </w:pPr>
      <w:bookmarkStart w:id="218" w:name="_Toc478509276"/>
      <w:bookmarkStart w:id="219" w:name="_Toc478569361"/>
      <w:r w:rsidRPr="008B63C3">
        <w:t>状态类型</w:t>
      </w:r>
      <w:bookmarkEnd w:id="218"/>
      <w:bookmarkEnd w:id="219"/>
    </w:p>
    <w:p w14:paraId="2888F668" w14:textId="2171F929" w:rsidR="008B63C3" w:rsidRPr="008B63C3" w:rsidRDefault="000B0390" w:rsidP="008B63C3">
      <w:pPr>
        <w:ind w:firstLineChars="200" w:firstLine="480"/>
        <w:rPr>
          <w:rFonts w:ascii="宋体" w:hAnsi="宋体"/>
        </w:rPr>
      </w:pPr>
      <w:r>
        <w:rPr>
          <w:rFonts w:ascii="宋体" w:hAnsi="宋体" w:hint="eastAsia"/>
        </w:rPr>
        <w:t>基于状态更新的流式</w:t>
      </w:r>
      <w:r w:rsidR="008B63C3" w:rsidRPr="008B63C3">
        <w:rPr>
          <w:rFonts w:ascii="宋体" w:hAnsi="宋体" w:hint="eastAsia"/>
        </w:rPr>
        <w:t>图计算模型中，一个核心问题是</w:t>
      </w:r>
      <w:r w:rsidR="008D0672">
        <w:rPr>
          <w:rFonts w:ascii="宋体" w:hAnsi="宋体" w:hint="eastAsia"/>
        </w:rPr>
        <w:t>状态如何存储和更新。状态是从用户的视角来进行设定的，</w:t>
      </w:r>
      <w:r w:rsidR="008B63C3" w:rsidRPr="008B63C3">
        <w:rPr>
          <w:rFonts w:ascii="宋体" w:hAnsi="宋体" w:hint="eastAsia"/>
        </w:rPr>
        <w:t>即用户关心什么数据，就可以将该数据设置为图的一个状态，这些状态可以以顶点为单位进行保存：图的状态由各个顶点的状态组成，也可以以边或者其</w:t>
      </w:r>
      <w:r w:rsidR="00261E95">
        <w:rPr>
          <w:rFonts w:ascii="宋体" w:hAnsi="宋体" w:hint="eastAsia"/>
        </w:rPr>
        <w:t>它</w:t>
      </w:r>
      <w:r w:rsidR="008B63C3" w:rsidRPr="008B63C3">
        <w:rPr>
          <w:rFonts w:ascii="宋体" w:hAnsi="宋体" w:hint="eastAsia"/>
        </w:rPr>
        <w:t>的方式来组织。相比较传统的顶点编程模型或边编程模型来说，用一个高度可自定义的状态能够直接反应用户关心的结果，使得模型的表达能力更强。</w:t>
      </w:r>
    </w:p>
    <w:p w14:paraId="76C20E7F" w14:textId="5A3E34BA" w:rsidR="008B7083" w:rsidRDefault="008B63C3" w:rsidP="008716C6">
      <w:pPr>
        <w:ind w:firstLineChars="200" w:firstLine="480"/>
        <w:rPr>
          <w:rFonts w:ascii="宋体" w:hAnsi="宋体"/>
        </w:rPr>
      </w:pPr>
      <w:r w:rsidRPr="008B63C3">
        <w:rPr>
          <w:rFonts w:ascii="宋体" w:hAnsi="宋体" w:hint="eastAsia"/>
        </w:rPr>
        <w:t>根据上述</w:t>
      </w:r>
      <w:commentRangeStart w:id="220"/>
      <w:r w:rsidR="0040795F">
        <w:rPr>
          <w:rFonts w:ascii="宋体" w:hAnsi="宋体"/>
        </w:rPr>
        <w:t>3.1</w:t>
      </w:r>
      <w:commentRangeEnd w:id="220"/>
      <w:r w:rsidR="00502542">
        <w:rPr>
          <w:rStyle w:val="a5"/>
        </w:rPr>
        <w:commentReference w:id="220"/>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w:t>
      </w:r>
      <w:r w:rsidRPr="008B63C3">
        <w:rPr>
          <w:rFonts w:ascii="宋体" w:hAnsi="宋体"/>
        </w:rPr>
        <w:lastRenderedPageBreak/>
        <w:t>状态：独立状态和关联状态。所谓独立状态，是指状态内的各个因子之间是独立的，一个因子的状态的变化不会引起其</w:t>
      </w:r>
      <w:r w:rsidR="00261E95">
        <w:rPr>
          <w:rFonts w:ascii="宋体" w:hAnsi="宋体"/>
        </w:rPr>
        <w:t>它</w:t>
      </w:r>
      <w:r w:rsidRPr="008B63C3">
        <w:rPr>
          <w:rFonts w:ascii="宋体" w:hAnsi="宋体"/>
        </w:rPr>
        <w:t>因子的状态的变化，如</w:t>
      </w:r>
      <w:r w:rsidRPr="00502542">
        <w:rPr>
          <w:rFonts w:ascii="Times New Roman" w:hAnsi="Times New Roman" w:cs="Times New Roman"/>
          <w:rPrChange w:id="221" w:author="Shen" w:date="2017-03-30T16:57:00Z">
            <w:rPr>
              <w:rFonts w:ascii="宋体" w:hAnsi="宋体"/>
            </w:rPr>
          </w:rPrChange>
        </w:rPr>
        <w:t>DD</w:t>
      </w:r>
      <w:r w:rsidRPr="008B63C3">
        <w:rPr>
          <w:rFonts w:ascii="宋体" w:hAnsi="宋体"/>
        </w:rPr>
        <w:t>算法就是属于独立状态范围，每增加一条边，这个事件只会影响增加这条边的两个</w:t>
      </w:r>
      <w:r w:rsidR="00D938F2">
        <w:rPr>
          <w:rFonts w:ascii="宋体" w:hAnsi="宋体"/>
        </w:rPr>
        <w:t>顶点</w:t>
      </w:r>
      <w:r w:rsidRPr="008B63C3">
        <w:rPr>
          <w:rFonts w:ascii="宋体" w:hAnsi="宋体"/>
        </w:rPr>
        <w:t>，不会影响到其</w:t>
      </w:r>
      <w:r w:rsidR="00261E95">
        <w:rPr>
          <w:rFonts w:ascii="宋体" w:hAnsi="宋体"/>
        </w:rPr>
        <w:t>它</w:t>
      </w:r>
      <w:r w:rsidRPr="008B63C3">
        <w:rPr>
          <w:rFonts w:ascii="宋体" w:hAnsi="宋体"/>
        </w:rPr>
        <w:t>的</w:t>
      </w:r>
      <w:r w:rsidR="00D938F2">
        <w:rPr>
          <w:rFonts w:ascii="宋体" w:hAnsi="宋体"/>
        </w:rPr>
        <w:t>顶点</w:t>
      </w:r>
      <w:r w:rsidRPr="008B63C3">
        <w:rPr>
          <w:rFonts w:ascii="宋体" w:hAnsi="宋体"/>
        </w:rPr>
        <w:t>；所谓关联状态，是指状态内的各个因子之间相互关联，一个因子的状态的变化会影响到其它因子状态的变化，诸如</w:t>
      </w:r>
      <w:r w:rsidRPr="00502542">
        <w:rPr>
          <w:rFonts w:ascii="Times New Roman" w:hAnsi="Times New Roman" w:cs="Times New Roman"/>
          <w:rPrChange w:id="222" w:author="Shen" w:date="2017-03-30T16:57:00Z">
            <w:rPr>
              <w:rFonts w:ascii="宋体" w:hAnsi="宋体"/>
            </w:rPr>
          </w:rPrChange>
        </w:rPr>
        <w:t>TC</w:t>
      </w:r>
      <w:r w:rsidRPr="00502542">
        <w:rPr>
          <w:rFonts w:ascii="Times New Roman" w:hAnsi="Times New Roman" w:cs="Times New Roman"/>
          <w:rPrChange w:id="223" w:author="Shen" w:date="2017-03-30T16:57:00Z">
            <w:rPr>
              <w:rFonts w:ascii="宋体" w:hAnsi="宋体"/>
            </w:rPr>
          </w:rPrChange>
        </w:rPr>
        <w:t>、</w:t>
      </w:r>
      <w:r w:rsidRPr="00502542">
        <w:rPr>
          <w:rFonts w:ascii="Times New Roman" w:hAnsi="Times New Roman" w:cs="Times New Roman"/>
          <w:rPrChange w:id="224" w:author="Shen" w:date="2017-03-30T16:57:00Z">
            <w:rPr>
              <w:rFonts w:ascii="宋体" w:hAnsi="宋体"/>
            </w:rPr>
          </w:rPrChange>
        </w:rPr>
        <w:t>SSSP</w:t>
      </w:r>
      <w:r w:rsidRPr="00502542">
        <w:rPr>
          <w:rFonts w:ascii="Times New Roman" w:hAnsi="Times New Roman" w:cs="Times New Roman"/>
          <w:rPrChange w:id="225" w:author="Shen" w:date="2017-03-30T16:57:00Z">
            <w:rPr>
              <w:rFonts w:ascii="宋体" w:hAnsi="宋体"/>
            </w:rPr>
          </w:rPrChange>
        </w:rPr>
        <w:t>、</w:t>
      </w:r>
      <w:r w:rsidRPr="00502542">
        <w:rPr>
          <w:rFonts w:ascii="Times New Roman" w:hAnsi="Times New Roman" w:cs="Times New Roman"/>
          <w:rPrChange w:id="226" w:author="Shen" w:date="2017-03-30T16:57:00Z">
            <w:rPr>
              <w:rFonts w:ascii="宋体" w:hAnsi="宋体"/>
            </w:rPr>
          </w:rPrChange>
        </w:rPr>
        <w:t>PR</w:t>
      </w:r>
      <w:r w:rsidRPr="008B63C3">
        <w:rPr>
          <w:rFonts w:ascii="宋体" w:hAnsi="宋体"/>
        </w:rPr>
        <w:t>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34CCBD5D" w:rsidR="00A573E6" w:rsidRDefault="008B7083" w:rsidP="00A573E6">
      <w:pPr>
        <w:ind w:firstLineChars="200" w:firstLine="480"/>
        <w:rPr>
          <w:rFonts w:ascii="宋体" w:hAnsi="宋体"/>
        </w:rPr>
      </w:pPr>
      <w:r>
        <w:rPr>
          <w:rFonts w:ascii="宋体" w:hAnsi="宋体" w:hint="eastAsia"/>
        </w:rPr>
        <w:t>考虑到在计算</w:t>
      </w:r>
      <w:r w:rsidR="00B7663B">
        <w:rPr>
          <w:rFonts w:ascii="宋体" w:hAnsi="宋体" w:hint="eastAsia"/>
        </w:rPr>
        <w:t>方法、计算顺序和计算性质上这些算法特征相同，而在影响范围</w:t>
      </w:r>
      <w:r w:rsidR="00A573E6">
        <w:rPr>
          <w:rFonts w:ascii="宋体" w:hAnsi="宋体" w:hint="eastAsia"/>
        </w:rPr>
        <w:t>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1F190267" w:rsidR="008B63C3" w:rsidRPr="008B63C3" w:rsidRDefault="008B7083" w:rsidP="008B7083">
      <w:pPr>
        <w:pStyle w:val="ad"/>
        <w:jc w:val="center"/>
        <w:rPr>
          <w:rFonts w:ascii="宋体" w:hAnsi="宋体"/>
        </w:rPr>
      </w:pPr>
      <w:r>
        <w:t>图</w:t>
      </w:r>
      <w:r>
        <w:t xml:space="preserve"> </w:t>
      </w:r>
      <w:r w:rsidR="00C955CF">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6</w:t>
      </w:r>
      <w:r w:rsidR="00A8587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227" w:name="_Toc478509277"/>
      <w:bookmarkStart w:id="228" w:name="_Toc478569362"/>
      <w:r w:rsidRPr="008B63C3">
        <w:t>独立状态的存储和更新</w:t>
      </w:r>
      <w:bookmarkEnd w:id="227"/>
      <w:bookmarkEnd w:id="228"/>
    </w:p>
    <w:p w14:paraId="57887649" w14:textId="427BF8A7"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w:t>
      </w:r>
      <w:del w:id="229" w:author="Shen" w:date="2017-03-30T16:59:00Z">
        <w:r w:rsidR="008B63C3" w:rsidRPr="008B63C3" w:rsidDel="00D83980">
          <w:rPr>
            <w:rFonts w:ascii="宋体" w:hAnsi="宋体" w:hint="eastAsia"/>
          </w:rPr>
          <w:delText>的</w:delText>
        </w:r>
      </w:del>
      <w:ins w:id="230" w:author="Shen" w:date="2017-03-30T16:59:00Z">
        <w:r w:rsidR="00D83980">
          <w:rPr>
            <w:rFonts w:ascii="宋体" w:hAnsi="宋体" w:hint="eastAsia"/>
          </w:rPr>
          <w:t>地</w:t>
        </w:r>
      </w:ins>
      <w:r w:rsidR="008B63C3" w:rsidRPr="008B63C3">
        <w:rPr>
          <w:rFonts w:ascii="宋体" w:hAnsi="宋体" w:hint="eastAsia"/>
        </w:rPr>
        <w:t>存储和并发</w:t>
      </w:r>
      <w:del w:id="231" w:author="Shen" w:date="2017-03-30T16:59:00Z">
        <w:r w:rsidR="008B63C3" w:rsidRPr="008B63C3" w:rsidDel="00D83980">
          <w:rPr>
            <w:rFonts w:ascii="宋体" w:hAnsi="宋体" w:hint="eastAsia"/>
          </w:rPr>
          <w:delText>的</w:delText>
        </w:r>
      </w:del>
      <w:ins w:id="232" w:author="Shen" w:date="2017-03-30T16:59:00Z">
        <w:r w:rsidR="00D83980">
          <w:rPr>
            <w:rFonts w:ascii="宋体" w:hAnsi="宋体" w:hint="eastAsia"/>
          </w:rPr>
          <w:t>地</w:t>
        </w:r>
      </w:ins>
      <w:r w:rsidR="008B63C3" w:rsidRPr="008B63C3">
        <w:rPr>
          <w:rFonts w:ascii="宋体" w:hAnsi="宋体" w:hint="eastAsia"/>
        </w:rPr>
        <w:t>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w:t>
      </w:r>
      <w:del w:id="233" w:author="Shen" w:date="2017-03-30T17:00:00Z">
        <w:r w:rsidR="008B63C3" w:rsidRPr="008B63C3" w:rsidDel="00D83980">
          <w:rPr>
            <w:rFonts w:ascii="宋体" w:hAnsi="宋体" w:hint="eastAsia"/>
          </w:rPr>
          <w:delText>的</w:delText>
        </w:r>
      </w:del>
      <w:ins w:id="234" w:author="Shen" w:date="2017-03-30T17:00:00Z">
        <w:r w:rsidR="00D83980">
          <w:rPr>
            <w:rFonts w:ascii="宋体" w:hAnsi="宋体" w:hint="eastAsia"/>
          </w:rPr>
          <w:t>地</w:t>
        </w:r>
      </w:ins>
      <w:r w:rsidR="008B63C3" w:rsidRPr="008B63C3">
        <w:rPr>
          <w:rFonts w:ascii="宋体" w:hAnsi="宋体" w:hint="eastAsia"/>
        </w:rPr>
        <w:t>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57E4DFE3" w:rsidR="008B63C3" w:rsidRPr="008B63C3" w:rsidRDefault="00827B2C" w:rsidP="00827B2C">
      <w:pPr>
        <w:pStyle w:val="ad"/>
        <w:jc w:val="center"/>
        <w:rPr>
          <w:rFonts w:ascii="宋体" w:hAnsi="宋体"/>
        </w:rPr>
      </w:pPr>
      <w:r>
        <w:t>图</w:t>
      </w:r>
      <w:r>
        <w:t xml:space="preserve"> </w:t>
      </w:r>
      <w:r w:rsidR="00560337">
        <w:t>3</w:t>
      </w:r>
      <w:r w:rsidR="00A00478">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7</w:t>
      </w:r>
      <w:r w:rsidR="00A85874">
        <w:fldChar w:fldCharType="end"/>
      </w:r>
      <w:r>
        <w:t xml:space="preserve"> </w:t>
      </w:r>
      <w:r w:rsidRPr="007B2ACD">
        <w:rPr>
          <w:rFonts w:hint="eastAsia"/>
        </w:rPr>
        <w:t>独立状态的存储和更新过程图</w:t>
      </w:r>
    </w:p>
    <w:p w14:paraId="48A56DAB" w14:textId="1B20C44B" w:rsidR="008B63C3" w:rsidRPr="005C1750" w:rsidRDefault="008B63C3" w:rsidP="00535539">
      <w:pPr>
        <w:ind w:firstLineChars="200" w:firstLine="480"/>
        <w:rPr>
          <w:rFonts w:ascii="Times New Roman" w:hAnsi="Times New Roman" w:cs="Times New Roman"/>
        </w:rPr>
      </w:pPr>
      <w:r w:rsidRPr="005C1750">
        <w:rPr>
          <w:rFonts w:ascii="Times New Roman" w:hAnsi="Times New Roman" w:cs="Times New Roman"/>
        </w:rPr>
        <w:t>图</w:t>
      </w:r>
      <w:r w:rsidR="00F43068" w:rsidRPr="005C1750">
        <w:rPr>
          <w:rFonts w:ascii="Times New Roman" w:hAnsi="Times New Roman" w:cs="Times New Roman"/>
        </w:rPr>
        <w:t>3-7</w:t>
      </w:r>
      <w:r w:rsidRPr="005C1750">
        <w:rPr>
          <w:rFonts w:ascii="Times New Roman" w:hAnsi="Times New Roman" w:cs="Times New Roman"/>
        </w:rPr>
        <w:t>演示了独立状态的并行存储和更新的过程。系统接收到事件流（</w:t>
      </w:r>
      <w:r w:rsidRPr="005C1750">
        <w:rPr>
          <w:rFonts w:ascii="Times New Roman" w:hAnsi="Times New Roman" w:cs="Times New Roman"/>
        </w:rPr>
        <w:t>Event Stream</w:t>
      </w:r>
      <w:r w:rsidRPr="005C1750">
        <w:rPr>
          <w:rFonts w:ascii="Times New Roman" w:hAnsi="Times New Roman" w:cs="Times New Roman"/>
        </w:rPr>
        <w:t>）之后，将事件流按照某种分片规则（即特定的图的划分算法），分发到不同的计算节点上（如图所示的</w:t>
      </w:r>
      <w:r w:rsidRPr="005C1750">
        <w:rPr>
          <w:rFonts w:ascii="Times New Roman" w:hAnsi="Times New Roman" w:cs="Times New Roman"/>
        </w:rPr>
        <w:t>No.1, No.2, No.3</w:t>
      </w:r>
      <w:r w:rsidRPr="005C1750">
        <w:rPr>
          <w:rFonts w:ascii="Times New Roman" w:hAnsi="Times New Roman" w:cs="Times New Roman"/>
        </w:rPr>
        <w:t>这</w:t>
      </w:r>
      <w:r w:rsidRPr="005C1750">
        <w:rPr>
          <w:rFonts w:ascii="Times New Roman" w:hAnsi="Times New Roman" w:cs="Times New Roman"/>
        </w:rPr>
        <w:t>3</w:t>
      </w:r>
      <w:r w:rsidRPr="005C1750">
        <w:rPr>
          <w:rFonts w:ascii="Times New Roman" w:hAnsi="Times New Roman" w:cs="Times New Roman"/>
        </w:rPr>
        <w:t>个计算节点），然后分别在各个计算节点上独立进行状态更新（如图所示对应计算节点</w:t>
      </w:r>
      <w:r w:rsidR="000375B5" w:rsidRPr="005C1750">
        <w:rPr>
          <w:rFonts w:ascii="Times New Roman" w:hAnsi="Times New Roman" w:cs="Times New Roman"/>
        </w:rPr>
        <w:t>No.1</w:t>
      </w:r>
      <w:r w:rsidR="00873DA1" w:rsidRPr="005C1750">
        <w:rPr>
          <w:rFonts w:ascii="Times New Roman" w:hAnsi="Times New Roman" w:cs="Times New Roman"/>
        </w:rPr>
        <w:t>,No2,No3</w:t>
      </w:r>
      <w:r w:rsidRPr="005C1750">
        <w:rPr>
          <w:rFonts w:ascii="Times New Roman" w:hAnsi="Times New Roman" w:cs="Times New Roman"/>
        </w:rPr>
        <w:t>的状态从</w:t>
      </w:r>
      <w:r w:rsidRPr="005C1750">
        <w:rPr>
          <w:rFonts w:ascii="Times New Roman" w:hAnsi="Times New Roman" w:cs="Times New Roman"/>
        </w:rPr>
        <w:t>State1</w:t>
      </w:r>
      <w:r w:rsidRPr="005C1750">
        <w:rPr>
          <w:rFonts w:ascii="Times New Roman" w:hAnsi="Times New Roman" w:cs="Times New Roman"/>
        </w:rPr>
        <w:t>转换到了</w:t>
      </w:r>
      <w:r w:rsidRPr="005C1750">
        <w:rPr>
          <w:rFonts w:ascii="Times New Roman" w:hAnsi="Times New Roman" w:cs="Times New Roman"/>
        </w:rPr>
        <w:t>State2</w:t>
      </w:r>
      <w:r w:rsidRPr="005C1750">
        <w:rPr>
          <w:rFonts w:ascii="Times New Roman" w:hAnsi="Times New Roman" w:cs="Times New Roman"/>
        </w:rPr>
        <w:t>），</w:t>
      </w:r>
      <w:r w:rsidR="00816D9F" w:rsidRPr="005C1750">
        <w:rPr>
          <w:rFonts w:ascii="Times New Roman" w:hAnsi="Times New Roman" w:cs="Times New Roman"/>
        </w:rPr>
        <w:t>这些计算节点都更新完毕之后，</w:t>
      </w:r>
      <w:r w:rsidRPr="005C1750">
        <w:rPr>
          <w:rFonts w:ascii="Times New Roman" w:hAnsi="Times New Roman" w:cs="Times New Roman"/>
        </w:rPr>
        <w:t>图</w:t>
      </w:r>
      <w:r w:rsidR="00816D9F" w:rsidRPr="005C1750">
        <w:rPr>
          <w:rFonts w:ascii="Times New Roman" w:hAnsi="Times New Roman" w:cs="Times New Roman"/>
        </w:rPr>
        <w:t>的状态就</w:t>
      </w:r>
      <w:r w:rsidRPr="005C1750">
        <w:rPr>
          <w:rFonts w:ascii="Times New Roman" w:hAnsi="Times New Roman" w:cs="Times New Roman"/>
        </w:rPr>
        <w:t>由</w:t>
      </w:r>
      <w:r w:rsidRPr="005C1750">
        <w:rPr>
          <w:rFonts w:ascii="Times New Roman" w:hAnsi="Times New Roman" w:cs="Times New Roman"/>
        </w:rPr>
        <w:t>T1</w:t>
      </w:r>
      <w:r w:rsidRPr="005C1750">
        <w:rPr>
          <w:rFonts w:ascii="Times New Roman" w:hAnsi="Times New Roman" w:cs="Times New Roman"/>
        </w:rPr>
        <w:t>时刻</w:t>
      </w:r>
      <w:r w:rsidR="000375B5" w:rsidRPr="005C1750">
        <w:rPr>
          <w:rFonts w:ascii="Times New Roman" w:hAnsi="Times New Roman" w:cs="Times New Roman"/>
        </w:rPr>
        <w:t>State</w:t>
      </w:r>
      <w:r w:rsidRPr="005C1750">
        <w:rPr>
          <w:rFonts w:ascii="Times New Roman" w:hAnsi="Times New Roman" w:cs="Times New Roman"/>
        </w:rPr>
        <w:t>1</w:t>
      </w:r>
      <w:r w:rsidRPr="005C1750">
        <w:rPr>
          <w:rFonts w:ascii="Times New Roman" w:hAnsi="Times New Roman" w:cs="Times New Roman"/>
        </w:rPr>
        <w:t>，更新成了</w:t>
      </w:r>
      <w:r w:rsidRPr="005C1750">
        <w:rPr>
          <w:rFonts w:ascii="Times New Roman" w:hAnsi="Times New Roman" w:cs="Times New Roman"/>
        </w:rPr>
        <w:t>T2</w:t>
      </w:r>
      <w:r w:rsidRPr="005C1750">
        <w:rPr>
          <w:rFonts w:ascii="Times New Roman" w:hAnsi="Times New Roman" w:cs="Times New Roman"/>
        </w:rPr>
        <w:t>时刻的</w:t>
      </w:r>
      <w:r w:rsidR="000375B5" w:rsidRPr="005C1750">
        <w:rPr>
          <w:rFonts w:ascii="Times New Roman" w:hAnsi="Times New Roman" w:cs="Times New Roman"/>
        </w:rPr>
        <w:t>State</w:t>
      </w:r>
      <w:r w:rsidRPr="005C1750">
        <w:rPr>
          <w:rFonts w:ascii="Times New Roman" w:hAnsi="Times New Roman" w:cs="Times New Roman"/>
        </w:rPr>
        <w:t>2</w:t>
      </w:r>
      <w:r w:rsidR="001C2374" w:rsidRPr="005C1750">
        <w:rPr>
          <w:rFonts w:ascii="Times New Roman" w:hAnsi="Times New Roman" w:cs="Times New Roman"/>
        </w:rPr>
        <w:t>，注意到</w:t>
      </w:r>
      <w:r w:rsidRPr="005C1750">
        <w:rPr>
          <w:rFonts w:ascii="Times New Roman" w:hAnsi="Times New Roman" w:cs="Times New Roman"/>
        </w:rPr>
        <w:t>更新过程充分利用了分</w:t>
      </w:r>
      <w:r w:rsidR="001C4529" w:rsidRPr="005C1750">
        <w:rPr>
          <w:rFonts w:ascii="Times New Roman" w:hAnsi="Times New Roman" w:cs="Times New Roman"/>
        </w:rPr>
        <w:t>布式的优势，多个</w:t>
      </w:r>
      <w:r w:rsidR="009B57BE" w:rsidRPr="005C1750">
        <w:rPr>
          <w:rFonts w:ascii="Times New Roman" w:hAnsi="Times New Roman" w:cs="Times New Roman"/>
        </w:rPr>
        <w:t>事件可以分配到不同的计算节点上</w:t>
      </w:r>
      <w:r w:rsidR="001C4529" w:rsidRPr="005C1750">
        <w:rPr>
          <w:rFonts w:ascii="Times New Roman" w:hAnsi="Times New Roman" w:cs="Times New Roman"/>
        </w:rPr>
        <w:t>同时进行更新，提高</w:t>
      </w:r>
      <w:r w:rsidR="00091847" w:rsidRPr="005C1750">
        <w:rPr>
          <w:rFonts w:ascii="Times New Roman" w:hAnsi="Times New Roman" w:cs="Times New Roman"/>
        </w:rPr>
        <w:t>更新</w:t>
      </w:r>
      <w:r w:rsidRPr="005C1750">
        <w:rPr>
          <w:rFonts w:ascii="Times New Roman" w:hAnsi="Times New Roman" w:cs="Times New Roman"/>
        </w:rPr>
        <w:t>效率。</w:t>
      </w:r>
    </w:p>
    <w:p w14:paraId="0D6D2240" w14:textId="6428294B" w:rsidR="008B63C3" w:rsidRPr="008B63C3" w:rsidRDefault="008B63C3" w:rsidP="00924D91">
      <w:pPr>
        <w:pStyle w:val="3"/>
        <w:numPr>
          <w:ilvl w:val="2"/>
          <w:numId w:val="39"/>
        </w:numPr>
      </w:pPr>
      <w:bookmarkStart w:id="235" w:name="_Toc478509278"/>
      <w:bookmarkStart w:id="236" w:name="_Toc478569363"/>
      <w:r w:rsidRPr="008B63C3">
        <w:t>关联状态的存储和更新</w:t>
      </w:r>
      <w:bookmarkEnd w:id="235"/>
      <w:bookmarkEnd w:id="236"/>
    </w:p>
    <w:p w14:paraId="2EC7B5A9" w14:textId="1936E44A" w:rsidR="008B63C3" w:rsidRPr="005C1750" w:rsidRDefault="008B63C3" w:rsidP="00A91A08">
      <w:pPr>
        <w:ind w:firstLineChars="200" w:firstLine="480"/>
        <w:rPr>
          <w:rFonts w:ascii="Times New Roman" w:hAnsi="Times New Roman" w:cs="Times New Roman"/>
        </w:rPr>
      </w:pPr>
      <w:r w:rsidRPr="005C1750">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，事件</w:t>
      </w:r>
      <w:r w:rsidRPr="005C1750">
        <w:rPr>
          <w:rFonts w:ascii="Times New Roman" w:hAnsi="Times New Roman" w:cs="Times New Roman"/>
        </w:rPr>
        <w:t>A</w:t>
      </w:r>
      <w:r w:rsidRPr="005C1750">
        <w:rPr>
          <w:rFonts w:ascii="Times New Roman" w:hAnsi="Times New Roman" w:cs="Times New Roman"/>
        </w:rPr>
        <w:t>先触发更新，</w:t>
      </w:r>
      <w:r w:rsidRPr="005C1750">
        <w:rPr>
          <w:rFonts w:ascii="Times New Roman" w:hAnsi="Times New Roman" w:cs="Times New Roman"/>
        </w:rPr>
        <w:t>A</w:t>
      </w:r>
      <w:r w:rsidRPr="005C1750">
        <w:rPr>
          <w:rFonts w:ascii="Times New Roman" w:hAnsi="Times New Roman" w:cs="Times New Roman"/>
        </w:rPr>
        <w:t>更新完毕后事件</w:t>
      </w:r>
      <w:r w:rsidRPr="005C1750">
        <w:rPr>
          <w:rFonts w:ascii="Times New Roman" w:hAnsi="Times New Roman" w:cs="Times New Roman"/>
        </w:rPr>
        <w:t>B</w:t>
      </w:r>
      <w:r w:rsidRPr="005C1750">
        <w:rPr>
          <w:rFonts w:ascii="Times New Roman" w:hAnsi="Times New Roman" w:cs="Times New Roman"/>
        </w:rPr>
        <w:t>再触发更新，在事件</w:t>
      </w:r>
      <w:r w:rsidRPr="005C1750">
        <w:rPr>
          <w:rFonts w:ascii="Times New Roman" w:hAnsi="Times New Roman" w:cs="Times New Roman"/>
        </w:rPr>
        <w:t>A</w:t>
      </w:r>
      <w:r w:rsidRPr="005C1750">
        <w:rPr>
          <w:rFonts w:ascii="Times New Roman" w:hAnsi="Times New Roman" w:cs="Times New Roman"/>
        </w:rPr>
        <w:t>触发更新期间，其</w:t>
      </w:r>
      <w:r w:rsidR="00261E95">
        <w:rPr>
          <w:rFonts w:ascii="Times New Roman" w:hAnsi="Times New Roman" w:cs="Times New Roman"/>
        </w:rPr>
        <w:t>它</w:t>
      </w:r>
      <w:r w:rsidRPr="005C1750">
        <w:rPr>
          <w:rFonts w:ascii="Times New Roman" w:hAnsi="Times New Roman" w:cs="Times New Roman"/>
        </w:rPr>
        <w:t>任何事件都不得触发更新，以免引起更新冲突问题。诸如</w:t>
      </w:r>
      <w:r w:rsidRPr="005C1750">
        <w:rPr>
          <w:rFonts w:ascii="Times New Roman" w:hAnsi="Times New Roman" w:cs="Times New Roman"/>
        </w:rPr>
        <w:t>IncGraph</w:t>
      </w:r>
      <w:r w:rsidRPr="005C1750">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细粒度锁的并行更行策略。</w:t>
      </w:r>
    </w:p>
    <w:p w14:paraId="3E90E804" w14:textId="058F521A" w:rsidR="008B63C3" w:rsidRPr="008B63C3" w:rsidRDefault="008B63C3" w:rsidP="00F0686C">
      <w:pPr>
        <w:ind w:firstLineChars="200" w:firstLine="480"/>
        <w:rPr>
          <w:rFonts w:ascii="宋体" w:hAnsi="宋体"/>
        </w:rPr>
      </w:pPr>
      <w:r w:rsidRPr="005C1750">
        <w:rPr>
          <w:rFonts w:ascii="Times New Roman" w:hAnsi="Times New Roman" w:cs="Times New Roman"/>
        </w:rPr>
        <w:t>基于分区的并行更新策略是将原来的图划分成若干个子图，使得子图内部的</w:t>
      </w:r>
      <w:r w:rsidR="00D938F2">
        <w:rPr>
          <w:rFonts w:ascii="Times New Roman" w:hAnsi="Times New Roman" w:cs="Times New Roman"/>
        </w:rPr>
        <w:t>顶点</w:t>
      </w:r>
      <w:r w:rsidRPr="005C1750">
        <w:rPr>
          <w:rFonts w:ascii="Times New Roman" w:hAnsi="Times New Roman" w:cs="Times New Roman"/>
        </w:rPr>
        <w:t>联系比较紧密，子图之间的</w:t>
      </w:r>
      <w:r w:rsidR="00D938F2">
        <w:rPr>
          <w:rFonts w:ascii="Times New Roman" w:hAnsi="Times New Roman" w:cs="Times New Roman"/>
        </w:rPr>
        <w:t>顶点</w:t>
      </w:r>
      <w:r w:rsidRPr="005C1750">
        <w:rPr>
          <w:rFonts w:ascii="Times New Roman" w:hAnsi="Times New Roman" w:cs="Times New Roman"/>
        </w:rPr>
        <w:t>几乎没有边相连或者联系较少。这样可以假设子图内</w:t>
      </w:r>
      <w:r w:rsidR="00D938F2">
        <w:rPr>
          <w:rFonts w:ascii="Times New Roman" w:hAnsi="Times New Roman" w:cs="Times New Roman"/>
        </w:rPr>
        <w:t>顶点</w:t>
      </w:r>
      <w:r w:rsidRPr="005C1750">
        <w:rPr>
          <w:rFonts w:ascii="Times New Roman" w:hAnsi="Times New Roman" w:cs="Times New Roman"/>
        </w:rPr>
        <w:t>更新的影响范围只限于子图内部，不会传播到其它子图中</w:t>
      </w:r>
      <w:r w:rsidR="00D938F2">
        <w:rPr>
          <w:rFonts w:ascii="Times New Roman" w:hAnsi="Times New Roman" w:cs="Times New Roman"/>
        </w:rPr>
        <w:t>顶点</w:t>
      </w:r>
      <w:r w:rsidRPr="005C1750">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3AFE5283" w:rsidR="008B63C3" w:rsidRPr="008B63C3" w:rsidRDefault="00A85874" w:rsidP="00A85874">
      <w:pPr>
        <w:pStyle w:val="ad"/>
        <w:jc w:val="center"/>
        <w:rPr>
          <w:rFonts w:ascii="宋体" w:hAnsi="宋体"/>
        </w:rPr>
      </w:pPr>
      <w:r>
        <w:t>图</w:t>
      </w:r>
      <w:r>
        <w:t xml:space="preserve"> 3</w:t>
      </w:r>
      <w:r>
        <w:noBreakHyphen/>
      </w:r>
      <w:r>
        <w:fldChar w:fldCharType="begin"/>
      </w:r>
      <w:r>
        <w:instrText xml:space="preserve"> SEQ </w:instrText>
      </w:r>
      <w:r>
        <w:instrText>图</w:instrText>
      </w:r>
      <w:r>
        <w:instrText xml:space="preserve"> \* ARABIC \s 1 </w:instrText>
      </w:r>
      <w:r>
        <w:fldChar w:fldCharType="separate"/>
      </w:r>
      <w:r w:rsidR="00021115">
        <w:rPr>
          <w:noProof/>
        </w:rPr>
        <w:t>8</w:t>
      </w:r>
      <w:r>
        <w:fldChar w:fldCharType="end"/>
      </w:r>
      <w:r>
        <w:t xml:space="preserve"> </w:t>
      </w:r>
      <w:r w:rsidRPr="008B63C3">
        <w:rPr>
          <w:rFonts w:ascii="宋体" w:hAnsi="宋体"/>
        </w:rPr>
        <w:t>基于分区的并行更新策略</w:t>
      </w:r>
    </w:p>
    <w:p w14:paraId="62D6C1F1" w14:textId="2E641E47" w:rsidR="008B63C3" w:rsidRPr="005C1750" w:rsidRDefault="008B63C3" w:rsidP="008B63C3">
      <w:pPr>
        <w:rPr>
          <w:rFonts w:ascii="Times New Roman" w:hAnsi="Times New Roman" w:cs="Times New Roman"/>
        </w:rPr>
      </w:pPr>
      <w:r w:rsidRPr="008B63C3">
        <w:rPr>
          <w:rFonts w:ascii="宋体" w:hAnsi="宋体"/>
        </w:rPr>
        <w:tab/>
      </w:r>
      <w:r w:rsidRPr="005C1750">
        <w:rPr>
          <w:rFonts w:ascii="Times New Roman" w:hAnsi="Times New Roman" w:cs="Times New Roman"/>
        </w:rPr>
        <w:t>图</w:t>
      </w:r>
      <w:r w:rsidR="00A85874" w:rsidRPr="005C1750">
        <w:rPr>
          <w:rFonts w:ascii="Times New Roman" w:hAnsi="Times New Roman" w:cs="Times New Roman"/>
        </w:rPr>
        <w:t>3-8</w:t>
      </w:r>
      <w:r w:rsidRPr="005C1750">
        <w:rPr>
          <w:rFonts w:ascii="Times New Roman" w:hAnsi="Times New Roman" w:cs="Times New Roman"/>
        </w:rPr>
        <w:t>展示了基于分区的并行更新策略，按照连通性将原来的图分成</w:t>
      </w:r>
      <w:r w:rsidR="002A367F">
        <w:rPr>
          <w:rFonts w:ascii="Times New Roman" w:hAnsi="Times New Roman" w:cs="Times New Roman"/>
        </w:rPr>
        <w:t>四个连通子图，在每个连通子图</w:t>
      </w:r>
      <w:r w:rsidR="002A367F">
        <w:rPr>
          <w:rFonts w:ascii="Times New Roman" w:hAnsi="Times New Roman" w:cs="Times New Roman" w:hint="eastAsia"/>
        </w:rPr>
        <w:t>内部</w:t>
      </w:r>
      <w:r w:rsidR="00BF0B82">
        <w:rPr>
          <w:rFonts w:ascii="Times New Roman" w:hAnsi="Times New Roman" w:cs="Times New Roman" w:hint="eastAsia"/>
        </w:rPr>
        <w:t>的</w:t>
      </w:r>
      <w:r w:rsidRPr="005C1750">
        <w:rPr>
          <w:rFonts w:ascii="Times New Roman" w:hAnsi="Times New Roman" w:cs="Times New Roman"/>
        </w:rPr>
        <w:t>更新是串行的，如在左上角子图中</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的更新需串行进行，而连通子图之间的</w:t>
      </w:r>
      <w:r w:rsidR="00D938F2">
        <w:rPr>
          <w:rFonts w:ascii="Times New Roman" w:hAnsi="Times New Roman" w:cs="Times New Roman"/>
        </w:rPr>
        <w:t>顶点</w:t>
      </w:r>
      <w:r w:rsidRPr="005C1750">
        <w:rPr>
          <w:rFonts w:ascii="Times New Roman" w:hAnsi="Times New Roman" w:cs="Times New Roman"/>
        </w:rPr>
        <w:t>的更新是并行的，如</w:t>
      </w:r>
      <w:r w:rsidRPr="005C1750">
        <w:rPr>
          <w:rFonts w:ascii="Times New Roman" w:hAnsi="Times New Roman" w:cs="Times New Roman"/>
        </w:rPr>
        <w:t>a</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e</w:t>
      </w:r>
      <w:r w:rsidR="00D938F2">
        <w:rPr>
          <w:rFonts w:ascii="Times New Roman" w:hAnsi="Times New Roman" w:cs="Times New Roman"/>
        </w:rPr>
        <w:t>顶点</w:t>
      </w:r>
      <w:r w:rsidRPr="005C1750">
        <w:rPr>
          <w:rFonts w:ascii="Times New Roman" w:hAnsi="Times New Roman" w:cs="Times New Roman"/>
        </w:rPr>
        <w:t>、</w:t>
      </w:r>
      <w:r w:rsidRPr="005C1750">
        <w:rPr>
          <w:rFonts w:ascii="Times New Roman" w:hAnsi="Times New Roman" w:cs="Times New Roman"/>
        </w:rPr>
        <w:t>k</w:t>
      </w:r>
      <w:r w:rsidR="00D938F2">
        <w:rPr>
          <w:rFonts w:ascii="Times New Roman" w:hAnsi="Times New Roman" w:cs="Times New Roman"/>
        </w:rPr>
        <w:t>顶点</w:t>
      </w:r>
      <w:r w:rsidRPr="005C1750">
        <w:rPr>
          <w:rFonts w:ascii="Times New Roman" w:hAnsi="Times New Roman" w:cs="Times New Roman"/>
        </w:rPr>
        <w:t>和</w:t>
      </w:r>
      <w:r w:rsidRPr="005C1750">
        <w:rPr>
          <w:rFonts w:ascii="Times New Roman" w:hAnsi="Times New Roman" w:cs="Times New Roman"/>
        </w:rPr>
        <w:t>f</w:t>
      </w:r>
      <w:r w:rsidR="00D938F2">
        <w:rPr>
          <w:rFonts w:ascii="Times New Roman" w:hAnsi="Times New Roman" w:cs="Times New Roman"/>
        </w:rPr>
        <w:t>顶点</w:t>
      </w:r>
      <w:r w:rsidRPr="005C1750">
        <w:rPr>
          <w:rFonts w:ascii="Times New Roman" w:hAnsi="Times New Roman" w:cs="Times New Roman"/>
        </w:rPr>
        <w:t>的更新可以同时进行。如果分区策略划分的好，可以充分利用分布式的优势，实现多个分区并行更新。</w:t>
      </w:r>
    </w:p>
    <w:p w14:paraId="63DB1E0E" w14:textId="5D5B7AD1" w:rsidR="008B63C3" w:rsidRPr="005C1750" w:rsidRDefault="008B63C3" w:rsidP="00002B2C">
      <w:pPr>
        <w:rPr>
          <w:rFonts w:ascii="Times New Roman" w:hAnsi="Times New Roman" w:cs="Times New Roman"/>
        </w:rPr>
      </w:pPr>
      <w:r w:rsidRPr="005C1750">
        <w:rPr>
          <w:rFonts w:ascii="Times New Roman" w:hAnsi="Times New Roman" w:cs="Times New Roman"/>
        </w:rPr>
        <w:tab/>
      </w:r>
      <w:r w:rsidRPr="005C1750">
        <w:rPr>
          <w:rFonts w:ascii="Times New Roman" w:hAnsi="Times New Roman" w:cs="Times New Roman"/>
        </w:rPr>
        <w:t>基于分区的并行更新策略需要谨慎</w:t>
      </w:r>
      <w:del w:id="237" w:author="Shen" w:date="2017-03-30T17:01:00Z">
        <w:r w:rsidRPr="005C1750" w:rsidDel="00D83980">
          <w:rPr>
            <w:rFonts w:ascii="Times New Roman" w:hAnsi="Times New Roman" w:cs="Times New Roman" w:hint="eastAsia"/>
          </w:rPr>
          <w:delText>的</w:delText>
        </w:r>
      </w:del>
      <w:ins w:id="238" w:author="Shen" w:date="2017-03-30T17:01:00Z">
        <w:r w:rsidR="00D83980">
          <w:rPr>
            <w:rFonts w:ascii="Times New Roman" w:hAnsi="Times New Roman" w:cs="Times New Roman" w:hint="eastAsia"/>
          </w:rPr>
          <w:t>地</w:t>
        </w:r>
      </w:ins>
      <w:r w:rsidRPr="005C1750">
        <w:rPr>
          <w:rFonts w:ascii="Times New Roman" w:hAnsi="Times New Roman" w:cs="Times New Roman"/>
        </w:rPr>
        <w:t>选择子图划分算法，该分区算法要能够很好的将原来的大图切分成若干个子图，保证子图之间</w:t>
      </w:r>
      <w:r w:rsidR="00D938F2">
        <w:rPr>
          <w:rFonts w:ascii="Times New Roman" w:hAnsi="Times New Roman" w:cs="Times New Roman"/>
        </w:rPr>
        <w:t>顶点</w:t>
      </w:r>
      <w:r w:rsidRPr="005C1750">
        <w:rPr>
          <w:rFonts w:ascii="Times New Roman" w:hAnsi="Times New Roman" w:cs="Times New Roman"/>
        </w:rPr>
        <w:t>的联系是松散的，子图内部的</w:t>
      </w:r>
      <w:r w:rsidR="00D938F2">
        <w:rPr>
          <w:rFonts w:ascii="Times New Roman" w:hAnsi="Times New Roman" w:cs="Times New Roman"/>
        </w:rPr>
        <w:t>顶点</w:t>
      </w:r>
      <w:r w:rsidRPr="005C1750">
        <w:rPr>
          <w:rFonts w:ascii="Times New Roman" w:hAnsi="Times New Roman" w:cs="Times New Roman"/>
        </w:rPr>
        <w:t>之间的联系是紧密耦合的。关于</w:t>
      </w:r>
      <w:r w:rsidR="000D7DAC" w:rsidRPr="005C1750">
        <w:rPr>
          <w:rFonts w:ascii="Times New Roman" w:hAnsi="Times New Roman" w:cs="Times New Roman"/>
        </w:rPr>
        <w:t>动态</w:t>
      </w:r>
      <w:r w:rsidRPr="005C1750">
        <w:rPr>
          <w:rFonts w:ascii="Times New Roman" w:hAnsi="Times New Roman" w:cs="Times New Roman"/>
        </w:rPr>
        <w:t>图划分的问题，现有的研究工作也很多，</w:t>
      </w:r>
      <w:r w:rsidR="00002B2C" w:rsidRPr="005C1750">
        <w:rPr>
          <w:rFonts w:ascii="Times New Roman" w:hAnsi="Times New Roman" w:cs="Times New Roman"/>
        </w:rPr>
        <w:t>Ioanna Filippidou</w:t>
      </w:r>
      <w:r w:rsidR="00002B2C" w:rsidRPr="005C1750">
        <w:rPr>
          <w:rFonts w:ascii="Times New Roman" w:hAnsi="Times New Roman" w:cs="Times New Roman"/>
        </w:rPr>
        <w:t>和</w:t>
      </w:r>
      <w:r w:rsidR="00002B2C" w:rsidRPr="005C1750">
        <w:rPr>
          <w:rFonts w:ascii="Times New Roman" w:hAnsi="Times New Roman" w:cs="Times New Roman"/>
        </w:rPr>
        <w:t>Yannis Kotidis</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_Ref478263163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021115" w:rsidRPr="005C1750">
        <w:rPr>
          <w:rFonts w:ascii="Times New Roman" w:hAnsi="Times New Roman" w:cs="Times New Roman"/>
        </w:rPr>
        <w:t>[22]</w:t>
      </w:r>
      <w:r w:rsidR="00002B2C" w:rsidRPr="005C1750">
        <w:rPr>
          <w:rFonts w:ascii="Times New Roman" w:hAnsi="Times New Roman" w:cs="Times New Roman"/>
        </w:rPr>
        <w:fldChar w:fldCharType="end"/>
      </w:r>
      <w:r w:rsidR="00002B2C" w:rsidRPr="005C1750">
        <w:rPr>
          <w:rFonts w:ascii="Times New Roman" w:hAnsi="Times New Roman" w:cs="Times New Roman"/>
        </w:rPr>
        <w:t>以及</w:t>
      </w:r>
      <w:r w:rsidR="00002B2C" w:rsidRPr="005C1750">
        <w:rPr>
          <w:rFonts w:ascii="Times New Roman" w:hAnsi="Times New Roman" w:cs="Times New Roman"/>
        </w:rPr>
        <w:t>Stanton</w:t>
      </w:r>
      <w:r w:rsidR="00002B2C" w:rsidRPr="005C1750">
        <w:rPr>
          <w:rFonts w:ascii="Times New Roman" w:hAnsi="Times New Roman" w:cs="Times New Roman"/>
        </w:rPr>
        <w:t>和</w:t>
      </w:r>
      <w:r w:rsidR="00002B2C" w:rsidRPr="005C1750">
        <w:rPr>
          <w:rFonts w:ascii="Times New Roman" w:hAnsi="Times New Roman" w:cs="Times New Roman"/>
        </w:rPr>
        <w:t>Kliot</w:t>
      </w:r>
      <w:r w:rsidR="00002B2C" w:rsidRPr="005C1750">
        <w:rPr>
          <w:rFonts w:ascii="Times New Roman" w:hAnsi="Times New Roman" w:cs="Times New Roman"/>
        </w:rPr>
        <w:fldChar w:fldCharType="begin"/>
      </w:r>
      <w:r w:rsidR="00002B2C" w:rsidRPr="005C1750">
        <w:rPr>
          <w:rFonts w:ascii="Times New Roman" w:hAnsi="Times New Roman" w:cs="Times New Roman"/>
        </w:rPr>
        <w:instrText xml:space="preserve"> REF _Ref478263194 \r \h </w:instrText>
      </w:r>
      <w:r w:rsidR="005C1750">
        <w:rPr>
          <w:rFonts w:ascii="Times New Roman" w:hAnsi="Times New Roman" w:cs="Times New Roman"/>
        </w:rPr>
        <w:instrText xml:space="preserve"> \* MERGEFORMAT </w:instrText>
      </w:r>
      <w:r w:rsidR="00002B2C" w:rsidRPr="005C1750">
        <w:rPr>
          <w:rFonts w:ascii="Times New Roman" w:hAnsi="Times New Roman" w:cs="Times New Roman"/>
        </w:rPr>
      </w:r>
      <w:r w:rsidR="00002B2C" w:rsidRPr="005C1750">
        <w:rPr>
          <w:rFonts w:ascii="Times New Roman" w:hAnsi="Times New Roman" w:cs="Times New Roman"/>
        </w:rPr>
        <w:fldChar w:fldCharType="separate"/>
      </w:r>
      <w:r w:rsidR="00021115" w:rsidRPr="005C1750">
        <w:rPr>
          <w:rFonts w:ascii="Times New Roman" w:hAnsi="Times New Roman" w:cs="Times New Roman"/>
        </w:rPr>
        <w:t>[23]</w:t>
      </w:r>
      <w:r w:rsidR="00002B2C" w:rsidRPr="005C1750">
        <w:rPr>
          <w:rFonts w:ascii="Times New Roman" w:hAnsi="Times New Roman" w:cs="Times New Roman"/>
        </w:rPr>
        <w:fldChar w:fldCharType="end"/>
      </w:r>
      <w:r w:rsidR="002D66FC">
        <w:rPr>
          <w:rFonts w:ascii="Times New Roman" w:hAnsi="Times New Roman" w:cs="Times New Roman"/>
        </w:rPr>
        <w:t>都提出了很多启发式的算法，我们在相关工作中已经</w:t>
      </w:r>
      <w:r w:rsidR="00002B2C" w:rsidRPr="005C1750">
        <w:rPr>
          <w:rFonts w:ascii="Times New Roman" w:hAnsi="Times New Roman" w:cs="Times New Roman"/>
        </w:rPr>
        <w:t>介绍，而</w:t>
      </w:r>
      <w:r w:rsidRPr="005C1750">
        <w:rPr>
          <w:rFonts w:ascii="Times New Roman" w:hAnsi="Times New Roman" w:cs="Times New Roman"/>
        </w:rPr>
        <w:t>本文的工作重心不是比较这些图划分算法的优劣，而是希望借鉴这些现有的图划分算法来提高系统的并行更新能力。</w:t>
      </w:r>
    </w:p>
    <w:p w14:paraId="681CE151" w14:textId="4AE265A8" w:rsidR="008B63C3" w:rsidRPr="005C1750" w:rsidRDefault="008B63C3" w:rsidP="008B63C3">
      <w:pPr>
        <w:rPr>
          <w:rFonts w:ascii="Times New Roman" w:hAnsi="Times New Roman" w:cs="Times New Roman"/>
        </w:rPr>
      </w:pPr>
      <w:r w:rsidRPr="005C1750">
        <w:rPr>
          <w:rFonts w:ascii="Times New Roman" w:hAnsi="Times New Roman" w:cs="Times New Roman"/>
        </w:rPr>
        <w:tab/>
      </w:r>
      <w:r w:rsidRPr="005C1750">
        <w:rPr>
          <w:rFonts w:ascii="Times New Roman" w:hAnsi="Times New Roman" w:cs="Times New Roman"/>
        </w:rPr>
        <w:t>基于分区的并行更新策略不可避免</w:t>
      </w:r>
      <w:del w:id="239" w:author="Shen" w:date="2017-03-30T17:03:00Z">
        <w:r w:rsidRPr="005C1750" w:rsidDel="00D778CC">
          <w:rPr>
            <w:rFonts w:ascii="Times New Roman" w:hAnsi="Times New Roman" w:cs="Times New Roman" w:hint="eastAsia"/>
          </w:rPr>
          <w:delText>的</w:delText>
        </w:r>
      </w:del>
      <w:ins w:id="240" w:author="Shen" w:date="2017-03-30T17:03:00Z">
        <w:r w:rsidR="00D778CC">
          <w:rPr>
            <w:rFonts w:ascii="Times New Roman" w:hAnsi="Times New Roman" w:cs="Times New Roman" w:hint="eastAsia"/>
          </w:rPr>
          <w:t>得</w:t>
        </w:r>
      </w:ins>
      <w:r w:rsidRPr="005C1750">
        <w:rPr>
          <w:rFonts w:ascii="Times New Roman" w:hAnsi="Times New Roman" w:cs="Times New Roman"/>
        </w:rPr>
        <w:t>会出现多个</w:t>
      </w:r>
      <w:r w:rsidR="00D938F2">
        <w:rPr>
          <w:rFonts w:ascii="Times New Roman" w:hAnsi="Times New Roman" w:cs="Times New Roman"/>
        </w:rPr>
        <w:t>顶点</w:t>
      </w:r>
      <w:r w:rsidRPr="005C1750">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Pr>
          <w:rFonts w:ascii="Times New Roman" w:hAnsi="Times New Roman" w:cs="Times New Roman"/>
        </w:rPr>
        <w:t>顶点</w:t>
      </w:r>
      <w:r w:rsidRPr="005C1750">
        <w:rPr>
          <w:rFonts w:ascii="Times New Roman" w:hAnsi="Times New Roman" w:cs="Times New Roman"/>
        </w:rPr>
        <w:t>数据。这样粗粒度的锁会大大影响系统的并发性，因此本文又提出了基于细粒度锁的并行更新策略，即每次只需要锁住组成状态的单个因子本身，而不需要锁住范围内的所有</w:t>
      </w:r>
      <w:r w:rsidR="00D938F2">
        <w:rPr>
          <w:rFonts w:ascii="Times New Roman" w:hAnsi="Times New Roman" w:cs="Times New Roman"/>
        </w:rPr>
        <w:t>顶点</w:t>
      </w:r>
      <w:r w:rsidRPr="005C1750">
        <w:rPr>
          <w:rFonts w:ascii="Times New Roman" w:hAnsi="Times New Roman" w:cs="Times New Roman"/>
        </w:rPr>
        <w:t>。</w:t>
      </w:r>
      <w:r w:rsidR="00A477DB" w:rsidRPr="005C1750">
        <w:rPr>
          <w:rFonts w:ascii="Times New Roman" w:hAnsi="Times New Roman" w:cs="Times New Roman"/>
        </w:rPr>
        <w:t>如图</w:t>
      </w:r>
      <w:r w:rsidR="005E538F">
        <w:rPr>
          <w:rFonts w:ascii="Times New Roman" w:hAnsi="Times New Roman" w:cs="Times New Roman"/>
        </w:rPr>
        <w:t>3-9</w:t>
      </w:r>
      <w:r w:rsidR="00FF40C0" w:rsidRPr="005C1750">
        <w:rPr>
          <w:rFonts w:ascii="Times New Roman" w:hAnsi="Times New Roman" w:cs="Times New Roman"/>
        </w:rPr>
        <w:t>所示</w:t>
      </w:r>
      <w:r w:rsidR="002E5748">
        <w:rPr>
          <w:rFonts w:ascii="Times New Roman" w:hAnsi="Times New Roman" w:cs="Times New Roman" w:hint="eastAsia"/>
        </w:rPr>
        <w:t>，</w:t>
      </w:r>
      <w:r w:rsidR="00091AB8" w:rsidRPr="005C1750">
        <w:rPr>
          <w:rFonts w:ascii="Times New Roman" w:hAnsi="Times New Roman" w:cs="Times New Roman"/>
        </w:rPr>
        <w:t>该锁以因子为单位，</w:t>
      </w:r>
      <w:r w:rsidR="00EB5BB5" w:rsidRPr="005C1750">
        <w:rPr>
          <w:rFonts w:ascii="Times New Roman" w:hAnsi="Times New Roman" w:cs="Times New Roman"/>
        </w:rPr>
        <w:t>每次</w:t>
      </w:r>
      <w:r w:rsidR="00E465D9">
        <w:rPr>
          <w:rFonts w:ascii="Times New Roman" w:hAnsi="Times New Roman" w:cs="Times New Roman" w:hint="eastAsia"/>
        </w:rPr>
        <w:t>访问因子</w:t>
      </w:r>
      <w:r w:rsidR="00EB5BB5" w:rsidRPr="005C1750">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Pr>
          <w:rFonts w:ascii="Times New Roman" w:hAnsi="Times New Roman" w:cs="Times New Roman"/>
        </w:rPr>
        <w:t>它</w:t>
      </w:r>
      <w:r w:rsidR="00EB5BB5" w:rsidRPr="005C1750">
        <w:rPr>
          <w:rFonts w:ascii="Times New Roman" w:hAnsi="Times New Roman" w:cs="Times New Roman"/>
        </w:rPr>
        <w:t>顶点。</w:t>
      </w:r>
    </w:p>
    <w:p w14:paraId="522642D9" w14:textId="77777777" w:rsidR="00040B9A" w:rsidRDefault="00040B9A" w:rsidP="00040B9A">
      <w:pPr>
        <w:keepNext/>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F938658" w:rsidR="00040B9A" w:rsidRPr="008B63C3" w:rsidRDefault="00040B9A" w:rsidP="00040B9A">
      <w:pPr>
        <w:pStyle w:val="ad"/>
        <w:jc w:val="center"/>
        <w:rPr>
          <w:rFonts w:ascii="宋体" w:hAnsi="宋体"/>
        </w:rPr>
      </w:pPr>
      <w:r>
        <w:t>图</w:t>
      </w:r>
      <w:r>
        <w:t xml:space="preserve"> </w:t>
      </w:r>
      <w:r w:rsidR="0084752E">
        <w:t>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9</w:t>
      </w:r>
      <w:r w:rsidR="00A85874">
        <w:fldChar w:fldCharType="end"/>
      </w:r>
      <w:r>
        <w:t xml:space="preserve"> </w:t>
      </w:r>
      <w:r>
        <w:rPr>
          <w:rFonts w:hint="eastAsia"/>
        </w:rPr>
        <w:t>基于细粒度锁的因子更新过程图</w:t>
      </w:r>
    </w:p>
    <w:p w14:paraId="33E817F4" w14:textId="05A4DC24" w:rsidR="00257BDB" w:rsidRPr="005C1750" w:rsidRDefault="008B63C3" w:rsidP="00B70FEE">
      <w:pPr>
        <w:ind w:firstLineChars="200" w:firstLine="480"/>
        <w:rPr>
          <w:rFonts w:ascii="Times New Roman" w:hAnsi="Times New Roman" w:cs="Times New Roman"/>
        </w:rPr>
      </w:pPr>
      <w:r w:rsidRPr="005C1750">
        <w:rPr>
          <w:rFonts w:ascii="Times New Roman" w:hAnsi="Times New Roman" w:cs="Times New Roman"/>
        </w:rPr>
        <w:t>传统的</w:t>
      </w:r>
      <w:r w:rsidRPr="005C1750">
        <w:rPr>
          <w:rFonts w:ascii="Times New Roman" w:hAnsi="Times New Roman" w:cs="Times New Roman"/>
        </w:rPr>
        <w:t>BSP</w:t>
      </w:r>
      <w:r w:rsidRPr="005C1750">
        <w:rPr>
          <w:rFonts w:ascii="Times New Roman" w:hAnsi="Times New Roman" w:cs="Times New Roman"/>
        </w:rPr>
        <w:t>模型是将整个图的迭代计算过程分解为若干个超步，超步内部的</w:t>
      </w:r>
      <w:r w:rsidR="00D938F2">
        <w:rPr>
          <w:rFonts w:ascii="Times New Roman" w:hAnsi="Times New Roman" w:cs="Times New Roman"/>
        </w:rPr>
        <w:t>顶点</w:t>
      </w:r>
      <w:r w:rsidRPr="005C1750">
        <w:rPr>
          <w:rFonts w:ascii="Times New Roman" w:hAnsi="Times New Roman" w:cs="Times New Roman"/>
        </w:rPr>
        <w:t>之间并行计算，超步之间进行同步。这使得在每个超步内，计算最慢的节点拖慢整个超步的计算速度，因此会出现短板效应，而本文的基于细粒度锁的并行更新策略有效弥补了这个不足，因子（这里的因子等价于</w:t>
      </w:r>
      <w:r w:rsidRPr="005C1750">
        <w:rPr>
          <w:rFonts w:ascii="Times New Roman" w:hAnsi="Times New Roman" w:cs="Times New Roman"/>
        </w:rPr>
        <w:t>BSP</w:t>
      </w:r>
      <w:r w:rsidR="00E452DE" w:rsidRPr="005C1750">
        <w:rPr>
          <w:rFonts w:ascii="Times New Roman" w:hAnsi="Times New Roman" w:cs="Times New Roman"/>
        </w:rPr>
        <w:t>模型中的顶</w:t>
      </w:r>
      <w:r w:rsidRPr="005C1750">
        <w:rPr>
          <w:rFonts w:ascii="Times New Roman" w:hAnsi="Times New Roman" w:cs="Times New Roman"/>
        </w:rPr>
        <w:t>点）与因子之间的更新都是并行的，只有属于一个因子的多个更新请求才</w:t>
      </w:r>
      <w:r w:rsidR="00902A17">
        <w:rPr>
          <w:rFonts w:ascii="Times New Roman" w:hAnsi="Times New Roman" w:cs="Times New Roman"/>
        </w:rPr>
        <w:t>会被串行执行，这样真正实现了多个因子的并行更新策略，而且没有</w:t>
      </w:r>
      <w:r w:rsidR="00902A17">
        <w:rPr>
          <w:rFonts w:ascii="Times New Roman" w:hAnsi="Times New Roman" w:cs="Times New Roman" w:hint="eastAsia"/>
        </w:rPr>
        <w:t>显式</w:t>
      </w:r>
      <w:r w:rsidRPr="005C1750">
        <w:rPr>
          <w:rFonts w:ascii="Times New Roman" w:hAnsi="Times New Roman" w:cs="Times New Roman"/>
        </w:rPr>
        <w:t>的同步过程，消除了短板效应。</w:t>
      </w:r>
    </w:p>
    <w:p w14:paraId="14B354FB" w14:textId="6D91C423" w:rsidR="00257BDB" w:rsidRPr="005C1750" w:rsidRDefault="00257BDB" w:rsidP="00B70FEE">
      <w:pPr>
        <w:ind w:firstLineChars="200" w:firstLine="480"/>
        <w:rPr>
          <w:rFonts w:ascii="Times New Roman" w:hAnsi="Times New Roman" w:cs="Times New Roman"/>
        </w:rPr>
      </w:pPr>
      <w:r w:rsidRPr="005C1750">
        <w:rPr>
          <w:rFonts w:ascii="Times New Roman" w:hAnsi="Times New Roman" w:cs="Times New Roman"/>
        </w:rPr>
        <w:t>那么</w:t>
      </w:r>
      <w:r w:rsidR="00153B84" w:rsidRPr="005C1750">
        <w:rPr>
          <w:rFonts w:ascii="Times New Roman" w:hAnsi="Times New Roman" w:cs="Times New Roman"/>
        </w:rPr>
        <w:t>这种基于细粒度锁的更新策略能否保证算法的正确性呢？</w:t>
      </w:r>
      <w:r w:rsidR="00B956B4" w:rsidRPr="005C1750">
        <w:rPr>
          <w:rFonts w:ascii="Times New Roman" w:hAnsi="Times New Roman" w:cs="Times New Roman"/>
        </w:rPr>
        <w:t>下面我们将证明满足在</w:t>
      </w:r>
      <w:r w:rsidR="00B956B4" w:rsidRPr="005C1750">
        <w:rPr>
          <w:rFonts w:ascii="Times New Roman" w:hAnsi="Times New Roman" w:cs="Times New Roman"/>
        </w:rPr>
        <w:t>3.1</w:t>
      </w:r>
      <w:r w:rsidR="009722C2">
        <w:rPr>
          <w:rFonts w:ascii="Times New Roman" w:hAnsi="Times New Roman" w:cs="Times New Roman"/>
        </w:rPr>
        <w:t>节总结的三个特点的</w:t>
      </w:r>
      <w:r w:rsidR="009722C2">
        <w:rPr>
          <w:rFonts w:ascii="Times New Roman" w:hAnsi="Times New Roman" w:cs="Times New Roman" w:hint="eastAsia"/>
        </w:rPr>
        <w:t>条件下</w:t>
      </w:r>
      <w:r w:rsidR="00B956B4" w:rsidRPr="005C1750">
        <w:rPr>
          <w:rFonts w:ascii="Times New Roman" w:hAnsi="Times New Roman" w:cs="Times New Roman"/>
        </w:rPr>
        <w:t>，在采用基于细粒度锁更新策略时，能够保证算法的最终正确性。</w:t>
      </w:r>
    </w:p>
    <w:p w14:paraId="679D20B4" w14:textId="5DC0F6C8" w:rsidR="00A00478" w:rsidRDefault="00AD0ADE" w:rsidP="00A00478">
      <w:pPr>
        <w:keepNext/>
        <w:jc w:val="center"/>
      </w:pPr>
      <w:r w:rsidRPr="00AD0ADE">
        <w:rPr>
          <w:noProof/>
        </w:rPr>
        <w:drawing>
          <wp:inline distT="0" distB="0" distL="0" distR="0" wp14:anchorId="7933C71B" wp14:editId="685683ED">
            <wp:extent cx="3519578" cy="1468842"/>
            <wp:effectExtent l="0" t="0" r="5080" b="0"/>
            <wp:docPr id="51" name="图片 51"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关联状态.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27163" cy="1472007"/>
                    </a:xfrm>
                    <a:prstGeom prst="rect">
                      <a:avLst/>
                    </a:prstGeom>
                    <a:noFill/>
                    <a:ln>
                      <a:noFill/>
                    </a:ln>
                  </pic:spPr>
                </pic:pic>
              </a:graphicData>
            </a:graphic>
          </wp:inline>
        </w:drawing>
      </w:r>
    </w:p>
    <w:p w14:paraId="03EABC68" w14:textId="3755FDB4" w:rsidR="00D2773C" w:rsidRDefault="00A00478" w:rsidP="00A00478">
      <w:pPr>
        <w:pStyle w:val="ad"/>
        <w:jc w:val="center"/>
      </w:pPr>
      <w:r>
        <w:t>图</w:t>
      </w:r>
      <w:r>
        <w:t xml:space="preserve"> 3</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10</w:t>
      </w:r>
      <w:r w:rsidR="00A85874">
        <w:fldChar w:fldCharType="end"/>
      </w:r>
      <w:r w:rsidR="00520169">
        <w:t xml:space="preserve"> </w:t>
      </w:r>
      <w:r w:rsidR="00520169">
        <w:rPr>
          <w:rFonts w:hint="eastAsia"/>
        </w:rPr>
        <w:t>计算节点同时更新状态图</w:t>
      </w:r>
    </w:p>
    <w:p w14:paraId="37798E53" w14:textId="2A346A75" w:rsidR="00E9182C" w:rsidRPr="005C1750" w:rsidRDefault="001617CD" w:rsidP="00840762">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3-</w:t>
      </w:r>
      <w:r w:rsidR="00C075C2" w:rsidRPr="005C1750">
        <w:rPr>
          <w:rFonts w:ascii="Times New Roman" w:hAnsi="Times New Roman" w:cs="Times New Roman"/>
        </w:rPr>
        <w:t>10</w:t>
      </w:r>
      <w:r w:rsidRPr="005C1750">
        <w:rPr>
          <w:rFonts w:ascii="Times New Roman" w:hAnsi="Times New Roman" w:cs="Times New Roman"/>
        </w:rPr>
        <w:t>所示，假设计算节点</w:t>
      </w:r>
      <w:r w:rsidRPr="005C1750">
        <w:rPr>
          <w:rFonts w:ascii="Times New Roman" w:hAnsi="Times New Roman" w:cs="Times New Roman"/>
        </w:rPr>
        <w:t>A</w:t>
      </w:r>
      <w:r w:rsidRPr="005C1750">
        <w:rPr>
          <w:rFonts w:ascii="Times New Roman" w:hAnsi="Times New Roman" w:cs="Times New Roman"/>
        </w:rPr>
        <w:t>和</w:t>
      </w:r>
      <w:r w:rsidRPr="005C1750">
        <w:rPr>
          <w:rFonts w:ascii="Times New Roman" w:hAnsi="Times New Roman" w:cs="Times New Roman"/>
        </w:rPr>
        <w:t>B</w:t>
      </w:r>
      <w:r w:rsidRPr="005C1750">
        <w:rPr>
          <w:rFonts w:ascii="Times New Roman" w:hAnsi="Times New Roman" w:cs="Times New Roman"/>
        </w:rPr>
        <w:t>同时请求更新顶点</w:t>
      </w:r>
      <m:oMath>
        <m:r>
          <w:rPr>
            <w:rFonts w:ascii="Cambria Math" w:hAnsi="Cambria Math" w:cs="Times New Roman"/>
          </w:rPr>
          <m:t>v</m:t>
        </m:r>
      </m:oMath>
      <w:r w:rsidRPr="005C1750">
        <w:rPr>
          <w:rFonts w:ascii="Times New Roman" w:hAnsi="Times New Roman" w:cs="Times New Roman"/>
        </w:rPr>
        <w:t>的状态，而顶点</w:t>
      </w:r>
      <m:oMath>
        <m:r>
          <w:rPr>
            <w:rFonts w:ascii="Cambria Math" w:hAnsi="Cambria Math" w:cs="Times New Roman"/>
          </w:rPr>
          <m:t>v</m:t>
        </m:r>
      </m:oMath>
      <w:r w:rsidRPr="005C1750">
        <w:rPr>
          <w:rFonts w:ascii="Times New Roman" w:hAnsi="Times New Roman" w:cs="Times New Roman"/>
        </w:rPr>
        <w:t>之前的状态为</w:t>
      </w:r>
      <m:oMath>
        <m:r>
          <w:rPr>
            <w:rFonts w:ascii="Cambria Math" w:hAnsi="Cambria Math" w:cs="Times New Roman"/>
          </w:rPr>
          <m:t>s</m:t>
        </m:r>
      </m:oMath>
      <w:r w:rsidR="00B93F43" w:rsidRPr="005C1750">
        <w:rPr>
          <w:rFonts w:ascii="Times New Roman" w:hAnsi="Times New Roman" w:cs="Times New Roman"/>
        </w:rPr>
        <w:t>，</w:t>
      </w:r>
      <w:r w:rsidR="00404479">
        <w:rPr>
          <w:rFonts w:ascii="Times New Roman" w:hAnsi="Times New Roman" w:cs="Times New Roman"/>
        </w:rPr>
        <w:t>图中</w:t>
      </w:r>
      <w:r w:rsidR="002A3AFA">
        <w:rPr>
          <w:rFonts w:ascii="Times New Roman" w:hAnsi="Times New Roman" w:cs="Times New Roman" w:hint="eastAsia"/>
        </w:rPr>
        <w:t>橘</w:t>
      </w:r>
      <w:r w:rsidR="00404479">
        <w:rPr>
          <w:rFonts w:ascii="Times New Roman" w:hAnsi="Times New Roman" w:cs="Times New Roman" w:hint="eastAsia"/>
        </w:rPr>
        <w:t>线</w:t>
      </w:r>
      <w:r w:rsidR="00AD0ADE" w:rsidRPr="005C1750">
        <w:rPr>
          <w:rFonts w:ascii="Times New Roman" w:hAnsi="Times New Roman" w:cs="Times New Roman"/>
        </w:rPr>
        <w:t>部分是请求并获取顶点</w:t>
      </w:r>
      <m:oMath>
        <m:r>
          <w:rPr>
            <w:rFonts w:ascii="Cambria Math" w:hAnsi="Cambria Math" w:cs="Times New Roman"/>
          </w:rPr>
          <m:t>v</m:t>
        </m:r>
      </m:oMath>
      <w:r w:rsidR="00AD0ADE" w:rsidRPr="005C1750">
        <w:rPr>
          <w:rFonts w:ascii="Times New Roman" w:hAnsi="Times New Roman" w:cs="Times New Roman"/>
        </w:rPr>
        <w:t>的原始状态，绿线部分是修改</w:t>
      </w:r>
      <w:r w:rsidR="00AD0ADE" w:rsidRPr="005C1750">
        <w:rPr>
          <w:rFonts w:ascii="Times New Roman" w:hAnsi="Times New Roman" w:cs="Times New Roman"/>
        </w:rPr>
        <w:lastRenderedPageBreak/>
        <w:t>顶点</w:t>
      </w:r>
      <m:oMath>
        <m:r>
          <w:rPr>
            <w:rFonts w:ascii="Cambria Math" w:hAnsi="Cambria Math" w:cs="Times New Roman"/>
          </w:rPr>
          <m:t>v</m:t>
        </m:r>
      </m:oMath>
      <w:r w:rsidR="00AD0ADE" w:rsidRPr="005C1750">
        <w:rPr>
          <w:rFonts w:ascii="Times New Roman" w:hAnsi="Times New Roman" w:cs="Times New Roman"/>
        </w:rPr>
        <w:t>的状态</w:t>
      </w:r>
      <w:r w:rsidR="004E76D9">
        <w:rPr>
          <w:rFonts w:ascii="Times New Roman" w:hAnsi="Times New Roman" w:cs="Times New Roman" w:hint="eastAsia"/>
        </w:rPr>
        <w:t>，并同步到</w:t>
      </w:r>
      <w:r w:rsidR="00733101">
        <w:rPr>
          <w:rFonts w:ascii="Times New Roman" w:hAnsi="Times New Roman" w:cs="Times New Roman" w:hint="eastAsia"/>
        </w:rPr>
        <w:t>存储介质中</w:t>
      </w:r>
      <w:r w:rsidR="00AD0ADE" w:rsidRPr="005C1750">
        <w:rPr>
          <w:rFonts w:ascii="Times New Roman" w:hAnsi="Times New Roman" w:cs="Times New Roman"/>
        </w:rPr>
        <w:t>。</w:t>
      </w:r>
      <w:r w:rsidRPr="005C1750">
        <w:rPr>
          <w:rFonts w:ascii="Times New Roman" w:hAnsi="Times New Roman" w:cs="Times New Roman"/>
        </w:rPr>
        <w:t>如果不控制</w:t>
      </w:r>
      <w:r w:rsidR="00D938F2">
        <w:rPr>
          <w:rFonts w:ascii="Times New Roman" w:hAnsi="Times New Roman" w:cs="Times New Roman"/>
        </w:rPr>
        <w:t>顶点</w:t>
      </w:r>
      <w:r w:rsidRPr="005C1750">
        <w:rPr>
          <w:rFonts w:ascii="Times New Roman" w:hAnsi="Times New Roman" w:cs="Times New Roman"/>
        </w:rPr>
        <w:t>的并发更新，则可能出现</w:t>
      </w:r>
      <w:r w:rsidRPr="005C1750">
        <w:rPr>
          <w:rFonts w:ascii="Times New Roman" w:hAnsi="Times New Roman" w:cs="Times New Roman"/>
        </w:rPr>
        <w:t>A</w:t>
      </w:r>
      <w:r w:rsidRPr="005C1750">
        <w:rPr>
          <w:rFonts w:ascii="Times New Roman" w:hAnsi="Times New Roman" w:cs="Times New Roman"/>
        </w:rPr>
        <w:t>读取</w:t>
      </w:r>
      <m:oMath>
        <m:r>
          <w:rPr>
            <w:rFonts w:ascii="Cambria Math" w:hAnsi="Cambria Math" w:cs="Times New Roman"/>
          </w:rPr>
          <m:t>v</m:t>
        </m:r>
      </m:oMath>
      <w:r w:rsidRPr="005C1750">
        <w:rPr>
          <w:rFonts w:ascii="Times New Roman" w:hAnsi="Times New Roman" w:cs="Times New Roman"/>
        </w:rPr>
        <w:t>的状态之后正准备更新时，</w:t>
      </w:r>
      <w:r w:rsidRPr="005C1750">
        <w:rPr>
          <w:rFonts w:ascii="Times New Roman" w:hAnsi="Times New Roman" w:cs="Times New Roman"/>
        </w:rPr>
        <w:t>B</w:t>
      </w:r>
      <w:r w:rsidRPr="005C1750">
        <w:rPr>
          <w:rFonts w:ascii="Times New Roman" w:hAnsi="Times New Roman" w:cs="Times New Roman"/>
        </w:rPr>
        <w:t>也读取了</w:t>
      </w:r>
      <m:oMath>
        <m:r>
          <w:rPr>
            <w:rFonts w:ascii="Cambria Math" w:hAnsi="Cambria Math" w:cs="Times New Roman"/>
          </w:rPr>
          <m:t>v</m:t>
        </m:r>
      </m:oMath>
      <w:r w:rsidRPr="005C1750">
        <w:rPr>
          <w:rFonts w:ascii="Times New Roman" w:hAnsi="Times New Roman" w:cs="Times New Roman"/>
        </w:rPr>
        <w:t>的状态，那么此时</w:t>
      </w:r>
      <w:r w:rsidRPr="005C1750">
        <w:rPr>
          <w:rFonts w:ascii="Times New Roman" w:hAnsi="Times New Roman" w:cs="Times New Roman"/>
        </w:rPr>
        <w:t>B</w:t>
      </w:r>
      <w:r w:rsidRPr="005C1750">
        <w:rPr>
          <w:rFonts w:ascii="Times New Roman" w:hAnsi="Times New Roman" w:cs="Times New Roman"/>
        </w:rPr>
        <w:t>读取的是</w:t>
      </w:r>
      <w:r w:rsidRPr="005C1750">
        <w:rPr>
          <w:rFonts w:ascii="Times New Roman" w:hAnsi="Times New Roman" w:cs="Times New Roman"/>
        </w:rPr>
        <w:t>A</w:t>
      </w:r>
      <w:r w:rsidRPr="005C1750">
        <w:rPr>
          <w:rFonts w:ascii="Times New Roman" w:hAnsi="Times New Roman" w:cs="Times New Roman"/>
        </w:rPr>
        <w:t>未完成更新的</w:t>
      </w:r>
      <m:oMath>
        <m:r>
          <w:rPr>
            <w:rFonts w:ascii="Cambria Math" w:hAnsi="Cambria Math" w:cs="Times New Roman"/>
          </w:rPr>
          <m:t>v</m:t>
        </m:r>
      </m:oMath>
      <w:r w:rsidRPr="005C1750">
        <w:rPr>
          <w:rFonts w:ascii="Times New Roman" w:hAnsi="Times New Roman" w:cs="Times New Roman"/>
        </w:rPr>
        <w:t>的旧状态</w:t>
      </w:r>
      <m:oMath>
        <m:r>
          <w:rPr>
            <w:rFonts w:ascii="Cambria Math" w:hAnsi="Cambria Math" w:cs="Times New Roman"/>
          </w:rPr>
          <m:t>s</m:t>
        </m:r>
      </m:oMath>
      <w:r w:rsidR="00C61DFA" w:rsidRPr="005C1750">
        <w:rPr>
          <w:rFonts w:ascii="Times New Roman" w:hAnsi="Times New Roman" w:cs="Times New Roman"/>
        </w:rPr>
        <w:t>，出现了脏读的情况，</w:t>
      </w:r>
      <w:r w:rsidR="00600F4A" w:rsidRPr="005C1750">
        <w:rPr>
          <w:rFonts w:ascii="Times New Roman" w:hAnsi="Times New Roman" w:cs="Times New Roman"/>
        </w:rPr>
        <w:t>程序最终的计算结果是错误的。</w:t>
      </w:r>
      <w:r w:rsidR="00840762" w:rsidRPr="005C1750">
        <w:rPr>
          <w:rFonts w:ascii="Times New Roman" w:hAnsi="Times New Roman" w:cs="Times New Roman"/>
        </w:rPr>
        <w:t>如果我们采用基于细粒度锁的并发更新策略，</w:t>
      </w:r>
      <w:r w:rsidR="00582608" w:rsidRPr="005C1750">
        <w:rPr>
          <w:rFonts w:ascii="Times New Roman" w:hAnsi="Times New Roman" w:cs="Times New Roman"/>
        </w:rPr>
        <w:t>则在</w:t>
      </w:r>
      <w:r w:rsidR="00582608" w:rsidRPr="005C1750">
        <w:rPr>
          <w:rFonts w:ascii="Times New Roman" w:hAnsi="Times New Roman" w:cs="Times New Roman"/>
        </w:rPr>
        <w:t>A</w:t>
      </w:r>
      <w:r w:rsidR="00582608" w:rsidRPr="005C1750">
        <w:rPr>
          <w:rFonts w:ascii="Times New Roman" w:hAnsi="Times New Roman" w:cs="Times New Roman"/>
        </w:rPr>
        <w:t>更新顶点</w:t>
      </w:r>
      <m:oMath>
        <m:r>
          <w:rPr>
            <w:rFonts w:ascii="Cambria Math" w:hAnsi="Cambria Math" w:cs="Times New Roman"/>
          </w:rPr>
          <m:t>v</m:t>
        </m:r>
      </m:oMath>
      <w:r w:rsidR="00582608" w:rsidRPr="005C1750">
        <w:rPr>
          <w:rFonts w:ascii="Times New Roman" w:hAnsi="Times New Roman" w:cs="Times New Roman"/>
        </w:rPr>
        <w:t>时，</w:t>
      </w:r>
      <w:r w:rsidR="00582608" w:rsidRPr="005C1750">
        <w:rPr>
          <w:rFonts w:ascii="Times New Roman" w:hAnsi="Times New Roman" w:cs="Times New Roman"/>
        </w:rPr>
        <w:t>B</w:t>
      </w:r>
      <w:r w:rsidR="00582608" w:rsidRPr="005C1750">
        <w:rPr>
          <w:rFonts w:ascii="Times New Roman" w:hAnsi="Times New Roman" w:cs="Times New Roman"/>
        </w:rPr>
        <w:t>是无法访问顶点</w:t>
      </w:r>
      <m:oMath>
        <m:r>
          <w:rPr>
            <w:rFonts w:ascii="Cambria Math" w:hAnsi="Cambria Math" w:cs="Times New Roman"/>
          </w:rPr>
          <m:t>v</m:t>
        </m:r>
      </m:oMath>
      <w:r w:rsidR="00582608" w:rsidRPr="005C1750">
        <w:rPr>
          <w:rFonts w:ascii="Times New Roman" w:hAnsi="Times New Roman" w:cs="Times New Roman"/>
        </w:rPr>
        <w:t>的，只有等到</w:t>
      </w:r>
      <w:r w:rsidR="00582608" w:rsidRPr="005C1750">
        <w:rPr>
          <w:rFonts w:ascii="Times New Roman" w:hAnsi="Times New Roman" w:cs="Times New Roman"/>
        </w:rPr>
        <w:t>A</w:t>
      </w:r>
      <w:r w:rsidR="004C7D04" w:rsidRPr="005C1750">
        <w:rPr>
          <w:rFonts w:ascii="Times New Roman" w:hAnsi="Times New Roman" w:cs="Times New Roman"/>
        </w:rPr>
        <w:t>将更新后的</w:t>
      </w:r>
      <w:r w:rsidR="00582608" w:rsidRPr="005C1750">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5C1750">
        <w:rPr>
          <w:rFonts w:ascii="Times New Roman" w:hAnsi="Times New Roman" w:cs="Times New Roman"/>
        </w:rPr>
        <w:t>写入到</w:t>
      </w:r>
      <m:oMath>
        <m:r>
          <w:rPr>
            <w:rFonts w:ascii="Cambria Math" w:hAnsi="Cambria Math" w:cs="Times New Roman"/>
          </w:rPr>
          <m:t>v</m:t>
        </m:r>
      </m:oMath>
      <w:r w:rsidR="00582608" w:rsidRPr="005C1750">
        <w:rPr>
          <w:rFonts w:ascii="Times New Roman" w:hAnsi="Times New Roman" w:cs="Times New Roman"/>
        </w:rPr>
        <w:t>之后，</w:t>
      </w:r>
      <w:r w:rsidR="00582608" w:rsidRPr="005C1750">
        <w:rPr>
          <w:rFonts w:ascii="Times New Roman" w:hAnsi="Times New Roman" w:cs="Times New Roman"/>
        </w:rPr>
        <w:t>B</w:t>
      </w:r>
      <w:r w:rsidR="00582608" w:rsidRPr="005C1750">
        <w:rPr>
          <w:rFonts w:ascii="Times New Roman" w:hAnsi="Times New Roman" w:cs="Times New Roman"/>
        </w:rPr>
        <w:t>才能够访问并修改顶点</w:t>
      </w:r>
      <m:oMath>
        <m:r>
          <w:rPr>
            <w:rFonts w:ascii="Cambria Math" w:hAnsi="Cambria Math" w:cs="Times New Roman"/>
          </w:rPr>
          <m:t>v</m:t>
        </m:r>
      </m:oMath>
      <w:r w:rsidR="00582608" w:rsidRPr="005C1750">
        <w:rPr>
          <w:rFonts w:ascii="Times New Roman" w:hAnsi="Times New Roman" w:cs="Times New Roman"/>
        </w:rPr>
        <w:t>的状态。</w:t>
      </w:r>
      <w:r w:rsidR="009723ED" w:rsidRPr="005C1750">
        <w:rPr>
          <w:rFonts w:ascii="Times New Roman" w:hAnsi="Times New Roman" w:cs="Times New Roman"/>
        </w:rPr>
        <w:t>当状态的更新函数满足（</w:t>
      </w:r>
      <w:r w:rsidR="009723ED" w:rsidRPr="005C1750">
        <w:rPr>
          <w:rFonts w:ascii="Times New Roman" w:hAnsi="Times New Roman" w:cs="Times New Roman"/>
        </w:rPr>
        <w:t>1</w:t>
      </w:r>
      <w:r w:rsidR="009723ED" w:rsidRPr="005C1750">
        <w:rPr>
          <w:rFonts w:ascii="Times New Roman" w:hAnsi="Times New Roman" w:cs="Times New Roman"/>
        </w:rPr>
        <w:t>）计算方法满足增量计算特性；（</w:t>
      </w:r>
      <w:r w:rsidR="009723ED" w:rsidRPr="005C1750">
        <w:rPr>
          <w:rFonts w:ascii="Times New Roman" w:hAnsi="Times New Roman" w:cs="Times New Roman"/>
        </w:rPr>
        <w:t>2</w:t>
      </w:r>
      <w:r w:rsidR="009723ED" w:rsidRPr="005C1750">
        <w:rPr>
          <w:rFonts w:ascii="Times New Roman" w:hAnsi="Times New Roman" w:cs="Times New Roman"/>
        </w:rPr>
        <w:t>）计算顺序满足序列一致性；（</w:t>
      </w:r>
      <w:r w:rsidR="009723ED" w:rsidRPr="005C1750">
        <w:rPr>
          <w:rFonts w:ascii="Times New Roman" w:hAnsi="Times New Roman" w:cs="Times New Roman"/>
        </w:rPr>
        <w:t>3</w:t>
      </w:r>
      <w:r w:rsidR="009723ED" w:rsidRPr="005C1750">
        <w:rPr>
          <w:rFonts w:ascii="Times New Roman" w:hAnsi="Times New Roman" w:cs="Times New Roman"/>
        </w:rPr>
        <w:t>）计算性质满足代数运算的交换律和结合律</w:t>
      </w:r>
      <w:r w:rsidR="009723ED" w:rsidRPr="005C1750">
        <w:rPr>
          <w:rFonts w:ascii="Times New Roman" w:hAnsi="Times New Roman" w:cs="Times New Roman"/>
        </w:rPr>
        <w:t xml:space="preserve"> </w:t>
      </w:r>
      <w:r w:rsidR="009723ED" w:rsidRPr="005C1750">
        <w:rPr>
          <w:rFonts w:ascii="Times New Roman" w:hAnsi="Times New Roman" w:cs="Times New Roman"/>
        </w:rPr>
        <w:t>这三条性质时，我们可以将状态函数抽象为</w:t>
      </w:r>
    </w:p>
    <w:p w14:paraId="0FACF89F" w14:textId="2483E8C6" w:rsidR="009723ED" w:rsidRPr="005C1750" w:rsidRDefault="009723ED" w:rsidP="009723ED">
      <w:pPr>
        <w:ind w:firstLineChars="200" w:firstLine="480"/>
        <w:rPr>
          <w:rFonts w:ascii="Times New Roman" w:hAnsi="Times New Roman" w:cs="Times New Roman"/>
        </w:rPr>
      </w:pPr>
      <m:oMathPara>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m:oMathPara>
    </w:p>
    <w:p w14:paraId="54B2C4CD" w14:textId="160EFC8A" w:rsidR="0096770B" w:rsidRPr="005C1750"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5C1750">
        <w:rPr>
          <w:rFonts w:ascii="Times New Roman" w:hAnsi="Times New Roman" w:cs="Times New Roman"/>
        </w:rPr>
        <w:t>为顶点</w:t>
      </w:r>
      <m:oMath>
        <m:r>
          <w:rPr>
            <w:rFonts w:ascii="Cambria Math" w:hAnsi="Cambria Math" w:cs="Times New Roman"/>
          </w:rPr>
          <m:t>v</m:t>
        </m:r>
      </m:oMath>
      <w:r w:rsidRPr="005C1750">
        <w:rPr>
          <w:rFonts w:ascii="Times New Roman" w:hAnsi="Times New Roman" w:cs="Times New Roman"/>
        </w:rPr>
        <w:t>的原始状态，</w:t>
      </w:r>
      <m:oMath>
        <m:r>
          <w:rPr>
            <w:rFonts w:ascii="Cambria Math" w:hAnsi="Cambria Math" w:cs="Times New Roman"/>
          </w:rPr>
          <m:t>event</m:t>
        </m:r>
      </m:oMath>
      <w:r w:rsidR="00FB18A6" w:rsidRPr="005C1750">
        <w:rPr>
          <w:rFonts w:ascii="Times New Roman" w:hAnsi="Times New Roman" w:cs="Times New Roman"/>
        </w:rPr>
        <w:t>为接收的事件，</w:t>
      </w:r>
      <m:oMath>
        <m:r>
          <w:rPr>
            <w:rFonts w:ascii="Cambria Math" w:hAnsi="Cambria Math" w:cs="Times New Roman"/>
          </w:rPr>
          <m:t>f</m:t>
        </m:r>
      </m:oMath>
      <w:r w:rsidR="00FB18A6" w:rsidRPr="005C1750">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5C1750">
        <w:rPr>
          <w:rFonts w:ascii="Times New Roman" w:hAnsi="Times New Roman" w:cs="Times New Roman"/>
        </w:rPr>
        <w:t>为事件</w:t>
      </w:r>
      <m:oMath>
        <m:r>
          <w:rPr>
            <w:rFonts w:ascii="Cambria Math" w:hAnsi="Cambria Math" w:cs="Times New Roman"/>
          </w:rPr>
          <m:t>event</m:t>
        </m:r>
      </m:oMath>
      <w:r w:rsidR="00FB18A6" w:rsidRPr="005C1750">
        <w:rPr>
          <w:rFonts w:ascii="Times New Roman" w:hAnsi="Times New Roman" w:cs="Times New Roman"/>
        </w:rPr>
        <w:t>驱动顶点</w:t>
      </w:r>
      <m:oMath>
        <m:r>
          <w:rPr>
            <w:rFonts w:ascii="Cambria Math" w:hAnsi="Cambria Math" w:cs="Times New Roman"/>
          </w:rPr>
          <m:t>v</m:t>
        </m:r>
      </m:oMath>
      <w:r w:rsidR="00FB18A6" w:rsidRPr="005C1750">
        <w:rPr>
          <w:rFonts w:ascii="Times New Roman" w:hAnsi="Times New Roman" w:cs="Times New Roman"/>
        </w:rPr>
        <w:t>更新后的状态。</w:t>
      </w:r>
      <w:r w:rsidR="0096770B" w:rsidRPr="005C1750">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5C1750">
        <w:rPr>
          <w:rFonts w:ascii="Times New Roman" w:hAnsi="Times New Roman" w:cs="Times New Roman"/>
        </w:rPr>
        <w:t>请求</w:t>
      </w:r>
      <w:r w:rsidR="005033E6" w:rsidRPr="005C1750">
        <w:rPr>
          <w:rFonts w:ascii="Times New Roman" w:hAnsi="Times New Roman" w:cs="Times New Roman"/>
        </w:rPr>
        <w:t>对顶点</w:t>
      </w:r>
      <m:oMath>
        <m:r>
          <w:rPr>
            <w:rFonts w:ascii="Cambria Math" w:hAnsi="Cambria Math" w:cs="Times New Roman"/>
          </w:rPr>
          <m:t>v</m:t>
        </m:r>
      </m:oMath>
      <w:r w:rsidR="0096770B" w:rsidRPr="005C1750">
        <w:rPr>
          <w:rFonts w:ascii="Times New Roman" w:hAnsi="Times New Roman" w:cs="Times New Roman"/>
        </w:rPr>
        <w:t>更新</w:t>
      </w:r>
      <w:r w:rsidR="00F60D58" w:rsidRPr="005C1750">
        <w:rPr>
          <w:rFonts w:ascii="Times New Roman" w:hAnsi="Times New Roman" w:cs="Times New Roman"/>
        </w:rPr>
        <w:t>，由于多个计算节点同时进行更新，所以我们无法控制事件的更新顺序，但在使用基于细粒度锁的更新策略之后，我们可以保证针对顶点</w:t>
      </w:r>
      <m:oMath>
        <m:r>
          <w:rPr>
            <w:rFonts w:ascii="Cambria Math" w:hAnsi="Cambria Math" w:cs="Times New Roman"/>
          </w:rPr>
          <m:t>v</m:t>
        </m:r>
      </m:oMath>
      <w:r w:rsidR="00F60D58" w:rsidRPr="005C1750">
        <w:rPr>
          <w:rFonts w:ascii="Times New Roman" w:hAnsi="Times New Roman" w:cs="Times New Roman"/>
        </w:rPr>
        <w:t>的更新是串行的，因此顶点</w:t>
      </w:r>
      <m:oMath>
        <m:r>
          <w:rPr>
            <w:rFonts w:ascii="Cambria Math" w:hAnsi="Cambria Math" w:cs="Times New Roman"/>
          </w:rPr>
          <m:t>v</m:t>
        </m:r>
      </m:oMath>
      <w:r w:rsidR="00F60D58" w:rsidRPr="005C1750">
        <w:rPr>
          <w:rFonts w:ascii="Times New Roman" w:hAnsi="Times New Roman" w:cs="Times New Roman"/>
        </w:rPr>
        <w:t>的最终状态为：</w:t>
      </w:r>
    </w:p>
    <w:p w14:paraId="57FAE67D" w14:textId="4F699F22" w:rsidR="00F60D58" w:rsidRPr="005C1750" w:rsidRDefault="00F60D58" w:rsidP="009723ED">
      <w:pPr>
        <w:ind w:firstLineChars="200" w:firstLine="480"/>
        <w:rPr>
          <w:rFonts w:ascii="Times New Roman" w:hAnsi="Times New Roman" w:cs="Times New Roman"/>
        </w:rPr>
      </w:pPr>
      <m:oMathPara>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m:oMathPara>
    </w:p>
    <w:p w14:paraId="53FDAFF2" w14:textId="37E0B30F" w:rsidR="008B63C3" w:rsidRPr="004F43D3" w:rsidRDefault="00082B9B"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5C1750">
        <w:rPr>
          <w:rFonts w:ascii="Times New Roman" w:hAnsi="Times New Roman" w:cs="Times New Roman"/>
        </w:rPr>
        <w:t>为系统执行时事件真正更新的顺序</w:t>
      </w:r>
      <w:r w:rsidR="00001960" w:rsidRPr="005C1750">
        <w:rPr>
          <w:rFonts w:ascii="Times New Roman" w:hAnsi="Times New Roman" w:cs="Times New Roman"/>
        </w:rPr>
        <w:t>,</w:t>
      </w:r>
      <w:r w:rsidR="00001960" w:rsidRPr="005C1750">
        <w:rPr>
          <w:rFonts w:ascii="Times New Roman" w:hAnsi="Times New Roman" w:cs="Times New Roman"/>
        </w:rPr>
        <w:t>当</w:t>
      </w:r>
      <w:r w:rsidR="002A56BC" w:rsidRPr="005C1750">
        <w:rPr>
          <w:rFonts w:ascii="Times New Roman" w:hAnsi="Times New Roman" w:cs="Times New Roman"/>
        </w:rPr>
        <w:t>计算方法满足特性（</w:t>
      </w:r>
      <w:r w:rsidR="002A56BC" w:rsidRPr="005C1750">
        <w:rPr>
          <w:rFonts w:ascii="Times New Roman" w:hAnsi="Times New Roman" w:cs="Times New Roman"/>
        </w:rPr>
        <w:t>2</w:t>
      </w:r>
      <w:r w:rsidR="002A56BC" w:rsidRPr="005C1750">
        <w:rPr>
          <w:rFonts w:ascii="Times New Roman" w:hAnsi="Times New Roman" w:cs="Times New Roman"/>
        </w:rPr>
        <w:t>）和（</w:t>
      </w:r>
      <w:r w:rsidR="002A56BC" w:rsidRPr="005C1750">
        <w:rPr>
          <w:rFonts w:ascii="Times New Roman" w:hAnsi="Times New Roman" w:cs="Times New Roman"/>
        </w:rPr>
        <w:t>3</w:t>
      </w:r>
      <w:r w:rsidR="002A56BC" w:rsidRPr="005C1750">
        <w:rPr>
          <w:rFonts w:ascii="Times New Roman" w:hAnsi="Times New Roman" w:cs="Times New Roman"/>
        </w:rPr>
        <w:t>）时，我们知道无论</w:t>
      </w:r>
      <m:oMath>
        <m:r>
          <w:rPr>
            <w:rFonts w:ascii="Cambria Math" w:hAnsi="Cambria Math" w:cs="Times New Roman"/>
          </w:rPr>
          <m:t>event</m:t>
        </m:r>
      </m:oMath>
      <w:r w:rsidR="002A56BC" w:rsidRPr="005C1750">
        <w:rPr>
          <w:rFonts w:ascii="Times New Roman" w:hAnsi="Times New Roman" w:cs="Times New Roman"/>
        </w:rPr>
        <w:t>如何排列，最终的计算结果都是一样的，因此在分布式更新环境下，算法的最终计算结果与事件的更新顺序无关，即分布式环境下</w:t>
      </w:r>
      <w:r w:rsidR="001D4E24" w:rsidRPr="005C1750">
        <w:rPr>
          <w:rFonts w:ascii="Times New Roman" w:hAnsi="Times New Roman" w:cs="Times New Roman"/>
        </w:rPr>
        <w:t>，算法依旧能够计算得到正确结果。</w:t>
      </w:r>
      <w:r w:rsidR="008B63C3" w:rsidRPr="005C1750">
        <w:rPr>
          <w:rFonts w:ascii="Times New Roman" w:hAnsi="Times New Roman" w:cs="Times New Roman"/>
        </w:rPr>
        <w:t>大多数算法（如本文中的</w:t>
      </w:r>
      <w:r w:rsidR="008B63C3" w:rsidRPr="005C1750">
        <w:rPr>
          <w:rFonts w:ascii="Times New Roman" w:hAnsi="Times New Roman" w:cs="Times New Roman"/>
        </w:rPr>
        <w:t>DD</w:t>
      </w:r>
      <w:r w:rsidR="008B63C3" w:rsidRPr="005C1750">
        <w:rPr>
          <w:rFonts w:ascii="Times New Roman" w:hAnsi="Times New Roman" w:cs="Times New Roman"/>
        </w:rPr>
        <w:t>、</w:t>
      </w:r>
      <w:r w:rsidR="008B63C3" w:rsidRPr="005C1750">
        <w:rPr>
          <w:rFonts w:ascii="Times New Roman" w:hAnsi="Times New Roman" w:cs="Times New Roman"/>
        </w:rPr>
        <w:t>TC</w:t>
      </w:r>
      <w:r w:rsidR="008B63C3" w:rsidRPr="005C1750">
        <w:rPr>
          <w:rFonts w:ascii="Times New Roman" w:hAnsi="Times New Roman" w:cs="Times New Roman"/>
        </w:rPr>
        <w:t>、</w:t>
      </w:r>
      <w:r w:rsidR="008B63C3" w:rsidRPr="005C1750">
        <w:rPr>
          <w:rFonts w:ascii="Times New Roman" w:hAnsi="Times New Roman" w:cs="Times New Roman"/>
        </w:rPr>
        <w:t>SSSP</w:t>
      </w:r>
      <w:r w:rsidR="008B63C3" w:rsidRPr="005C1750">
        <w:rPr>
          <w:rFonts w:ascii="Times New Roman" w:hAnsi="Times New Roman" w:cs="Times New Roman"/>
        </w:rPr>
        <w:t>等算法）都满足这个条件，因此模型的表达能力不会受到太大影响。</w:t>
      </w:r>
      <w:r w:rsidR="001342E5" w:rsidRPr="005C1750">
        <w:rPr>
          <w:rFonts w:ascii="Times New Roman" w:hAnsi="Times New Roman" w:cs="Times New Roman"/>
        </w:rPr>
        <w:t>此外，对于并行环境下的超大规模图计算问题，</w:t>
      </w:r>
      <w:r w:rsidR="007910A9" w:rsidRPr="005C1750">
        <w:rPr>
          <w:rFonts w:ascii="Times New Roman" w:hAnsi="Times New Roman" w:cs="Times New Roman"/>
        </w:rPr>
        <w:t>其实更新冲突的概率非常小</w:t>
      </w:r>
      <w:r w:rsidR="004F43D3" w:rsidRPr="005C1750">
        <w:rPr>
          <w:rFonts w:ascii="Times New Roman" w:hAnsi="Times New Roman" w:cs="Times New Roman"/>
        </w:rPr>
        <w:t>，</w:t>
      </w:r>
      <w:r w:rsidR="007B61EE" w:rsidRPr="005C1750">
        <w:rPr>
          <w:rFonts w:ascii="Times New Roman" w:hAnsi="Times New Roman" w:cs="Times New Roman"/>
        </w:rPr>
        <w:t>不妨假设需要计算的图有</w:t>
      </w:r>
      <m:oMath>
        <m:r>
          <w:rPr>
            <w:rFonts w:ascii="Cambria Math" w:hAnsi="Cambria Math" w:cs="Times New Roman"/>
          </w:rPr>
          <m:t>|V|</m:t>
        </m:r>
      </m:oMath>
      <w:r w:rsidR="007B61EE" w:rsidRPr="005C1750">
        <w:rPr>
          <w:rFonts w:ascii="Times New Roman" w:hAnsi="Times New Roman" w:cs="Times New Roman"/>
        </w:rPr>
        <w:t>个顶点，则两个计算节点同时更新同一个顶点</w:t>
      </w:r>
      <w:r w:rsidR="007C6351">
        <w:rPr>
          <w:rFonts w:ascii="Times New Roman" w:hAnsi="Times New Roman" w:cs="Times New Roman" w:hint="eastAsia"/>
        </w:rPr>
        <w:t>状态</w:t>
      </w:r>
      <w:r w:rsidR="007B61EE" w:rsidRPr="005C1750">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del w:id="241" w:author="Shen" w:date="2017-03-30T17:05:00Z">
        <w:r w:rsidR="007B61EE" w:rsidRPr="005C1750" w:rsidDel="00352FCF">
          <w:rPr>
            <w:rFonts w:ascii="Times New Roman" w:hAnsi="Times New Roman" w:cs="Times New Roman" w:hint="eastAsia"/>
          </w:rPr>
          <w:delText>,</w:delText>
        </w:r>
      </w:del>
      <w:ins w:id="242" w:author="Shen" w:date="2017-03-30T17:05:00Z">
        <w:r w:rsidR="00352FCF">
          <w:rPr>
            <w:rFonts w:ascii="Times New Roman" w:hAnsi="Times New Roman" w:cs="Times New Roman" w:hint="eastAsia"/>
          </w:rPr>
          <w:t>，</w:t>
        </w:r>
      </w:ins>
      <w:r w:rsidR="007B61EE" w:rsidRPr="005C1750">
        <w:rPr>
          <w:rFonts w:ascii="Times New Roman" w:hAnsi="Times New Roman" w:cs="Times New Roman"/>
        </w:rPr>
        <w:t>如果集群中有</w:t>
      </w:r>
      <w:r w:rsidR="007B61EE" w:rsidRPr="005C1750">
        <w:rPr>
          <w:rFonts w:ascii="Times New Roman" w:hAnsi="Times New Roman" w:cs="Times New Roman"/>
        </w:rPr>
        <w:t>N</w:t>
      </w:r>
      <w:r w:rsidR="007B61EE" w:rsidRPr="005C1750">
        <w:rPr>
          <w:rFonts w:ascii="Times New Roman" w:hAnsi="Times New Roman" w:cs="Times New Roman"/>
        </w:rPr>
        <w:t>个计算节点同时更新，则</w:t>
      </w:r>
      <w:r w:rsidR="00092F2D" w:rsidRPr="005C1750">
        <w:rPr>
          <w:rFonts w:ascii="Times New Roman" w:hAnsi="Times New Roman" w:cs="Times New Roman"/>
        </w:rPr>
        <w:t>至少有两个</w:t>
      </w:r>
      <w:r w:rsidR="007B61EE" w:rsidRPr="005C1750">
        <w:rPr>
          <w:rFonts w:ascii="Times New Roman" w:hAnsi="Times New Roman" w:cs="Times New Roman"/>
        </w:rPr>
        <w:t>计算节点发生更新冲突的概率为</w:t>
      </w:r>
      <w:r w:rsidR="004F32C1" w:rsidRPr="005C1750">
        <w:rPr>
          <w:rFonts w:ascii="Times New Roman" w:hAnsi="Times New Roman" w:cs="Times New Roman"/>
        </w:rPr>
        <w:t>（</w:t>
      </w:r>
      <w:r w:rsidR="004F32C1" w:rsidRPr="005C1750">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5C1750">
        <w:rPr>
          <w:rFonts w:ascii="Times New Roman" w:hAnsi="Times New Roman" w:cs="Times New Roman"/>
        </w:rPr>
        <w:t>）</w:t>
      </w:r>
      <w:r w:rsidR="007B61EE" w:rsidRPr="005C1750">
        <w:rPr>
          <w:rFonts w:ascii="Times New Roman" w:hAnsi="Times New Roman" w:cs="Times New Roman"/>
        </w:rPr>
        <w:t>。</w:t>
      </w:r>
      <w:r w:rsidR="004F43D3" w:rsidRPr="005C1750">
        <w:rPr>
          <w:rFonts w:ascii="Times New Roman" w:hAnsi="Times New Roman" w:cs="Times New Roman"/>
        </w:rPr>
        <w:t>本文在</w:t>
      </w:r>
      <w:r w:rsidR="004F43D3" w:rsidRPr="005C1750">
        <w:rPr>
          <w:rFonts w:ascii="Times New Roman" w:hAnsi="Times New Roman" w:cs="Times New Roman"/>
        </w:rPr>
        <w:t>6.2.3</w:t>
      </w:r>
      <w:r w:rsidR="00803BBB" w:rsidRPr="005C1750">
        <w:rPr>
          <w:rFonts w:ascii="Times New Roman" w:hAnsi="Times New Roman" w:cs="Times New Roman"/>
        </w:rPr>
        <w:t>实验中也验证</w:t>
      </w:r>
      <w:r w:rsidR="004F43D3" w:rsidRPr="005C1750">
        <w:rPr>
          <w:rFonts w:ascii="Times New Roman" w:hAnsi="Times New Roman" w:cs="Times New Roman"/>
        </w:rPr>
        <w:t>了这种冲突的概率不会超过</w:t>
      </w:r>
      <w:r w:rsidR="00312392">
        <w:rPr>
          <w:rFonts w:ascii="Times New Roman" w:hAnsi="Times New Roman" w:cs="Times New Roman"/>
        </w:rPr>
        <w:t>3</w:t>
      </w:r>
      <w:r w:rsidR="004F43D3" w:rsidRPr="005C1750">
        <w:rPr>
          <w:rFonts w:ascii="Times New Roman" w:hAnsi="Times New Roman" w:cs="Times New Roman"/>
        </w:rPr>
        <w:t>%</w:t>
      </w:r>
      <w:r w:rsidR="000473B6" w:rsidRPr="005C1750">
        <w:rPr>
          <w:rFonts w:ascii="Times New Roman" w:hAnsi="Times New Roman" w:cs="Times New Roman"/>
        </w:rPr>
        <w:t>，因此</w:t>
      </w:r>
      <w:r w:rsidR="00FE28B0" w:rsidRPr="005C1750">
        <w:rPr>
          <w:rFonts w:ascii="Times New Roman" w:hAnsi="Times New Roman" w:cs="Times New Roman"/>
        </w:rPr>
        <w:t>采用基于细粒度锁</w:t>
      </w:r>
      <w:r w:rsidR="003966CD" w:rsidRPr="005C1750">
        <w:rPr>
          <w:rFonts w:ascii="Times New Roman" w:hAnsi="Times New Roman" w:cs="Times New Roman"/>
        </w:rPr>
        <w:t>的并行更新策略</w:t>
      </w:r>
      <w:r w:rsidR="000473B6" w:rsidRPr="005C1750">
        <w:rPr>
          <w:rFonts w:ascii="Times New Roman" w:hAnsi="Times New Roman" w:cs="Times New Roman"/>
        </w:rPr>
        <w:t>可以有效提高</w:t>
      </w:r>
      <w:r w:rsidR="00791B29" w:rsidRPr="005C1750">
        <w:rPr>
          <w:rFonts w:ascii="Times New Roman" w:hAnsi="Times New Roman" w:cs="Times New Roman"/>
        </w:rPr>
        <w:t>并行更新的效率</w:t>
      </w:r>
      <w:r w:rsidR="00844D6A" w:rsidRPr="005C1750">
        <w:rPr>
          <w:rFonts w:ascii="Times New Roman" w:hAnsi="Times New Roman" w:cs="Times New Roman"/>
        </w:rPr>
        <w:t>，这也是本文所采用的更新策略</w:t>
      </w:r>
      <w:r w:rsidR="00856E1F" w:rsidRPr="005C1750">
        <w:rPr>
          <w:rFonts w:ascii="Times New Roman" w:hAnsi="Times New Roman" w:cs="Times New Roman"/>
        </w:rPr>
        <w:t>。</w:t>
      </w:r>
    </w:p>
    <w:p w14:paraId="6DD86CA0" w14:textId="38FC1EE5" w:rsidR="00191D00" w:rsidRDefault="00191D00" w:rsidP="00924D91">
      <w:pPr>
        <w:pStyle w:val="2"/>
        <w:numPr>
          <w:ilvl w:val="1"/>
          <w:numId w:val="39"/>
        </w:numPr>
      </w:pPr>
      <w:bookmarkStart w:id="243" w:name="_Toc478509279"/>
      <w:bookmarkStart w:id="244" w:name="_Toc478569364"/>
      <w:r>
        <w:rPr>
          <w:rFonts w:hint="eastAsia"/>
        </w:rPr>
        <w:t>模型应用举例</w:t>
      </w:r>
      <w:bookmarkEnd w:id="243"/>
      <w:bookmarkEnd w:id="244"/>
    </w:p>
    <w:p w14:paraId="5E6E88EA" w14:textId="520AAF12" w:rsidR="002C317D" w:rsidRPr="005C1750" w:rsidRDefault="00622EC3" w:rsidP="0099258B">
      <w:pPr>
        <w:ind w:firstLineChars="200" w:firstLine="480"/>
        <w:rPr>
          <w:rFonts w:ascii="Times New Roman" w:hAnsi="Times New Roman" w:cs="Times New Roman"/>
        </w:rPr>
      </w:pPr>
      <w:r w:rsidRPr="005C1750">
        <w:rPr>
          <w:rFonts w:ascii="Times New Roman" w:hAnsi="Times New Roman" w:cs="Times New Roman"/>
        </w:rPr>
        <w:t>基于状态更新的流式</w:t>
      </w:r>
      <w:r w:rsidR="002C317D" w:rsidRPr="005C1750">
        <w:rPr>
          <w:rFonts w:ascii="Times New Roman" w:hAnsi="Times New Roman" w:cs="Times New Roman"/>
        </w:rPr>
        <w:t>图计算模型从用户的角度出发</w:t>
      </w:r>
      <w:r w:rsidR="00FD2D91" w:rsidRPr="005C1750">
        <w:rPr>
          <w:rFonts w:ascii="Times New Roman" w:hAnsi="Times New Roman" w:cs="Times New Roman"/>
        </w:rPr>
        <w:t>来定义状态</w:t>
      </w:r>
      <w:r w:rsidR="002C317D" w:rsidRPr="005C1750">
        <w:rPr>
          <w:rFonts w:ascii="Times New Roman" w:hAnsi="Times New Roman" w:cs="Times New Roman"/>
        </w:rPr>
        <w:t>，只保存用户关心的数据，相比较传统的基于顶点的编程模型来说表达能力更强。在此本文选取了</w:t>
      </w:r>
      <w:r w:rsidR="005042F0" w:rsidRPr="005C1750">
        <w:rPr>
          <w:rFonts w:ascii="Times New Roman" w:hAnsi="Times New Roman" w:cs="Times New Roman"/>
        </w:rPr>
        <w:t>连通子图（</w:t>
      </w:r>
      <w:r w:rsidR="005042F0" w:rsidRPr="005C1750">
        <w:rPr>
          <w:rFonts w:ascii="Times New Roman" w:hAnsi="Times New Roman" w:cs="Times New Roman"/>
        </w:rPr>
        <w:t>Connected Components, CC</w:t>
      </w:r>
      <w:r w:rsidR="005042F0" w:rsidRPr="005C1750">
        <w:rPr>
          <w:rFonts w:ascii="Times New Roman" w:hAnsi="Times New Roman" w:cs="Times New Roman"/>
        </w:rPr>
        <w:t>）</w:t>
      </w:r>
      <w:r w:rsidR="002C317D" w:rsidRPr="005C1750">
        <w:rPr>
          <w:rFonts w:ascii="Times New Roman" w:hAnsi="Times New Roman" w:cs="Times New Roman"/>
        </w:rPr>
        <w:t>算法来说明如何在该模型上</w:t>
      </w:r>
      <w:r w:rsidR="00A01798" w:rsidRPr="005C1750">
        <w:rPr>
          <w:rFonts w:ascii="Times New Roman" w:hAnsi="Times New Roman" w:cs="Times New Roman"/>
        </w:rPr>
        <w:t>如何</w:t>
      </w:r>
      <w:r w:rsidR="002C317D" w:rsidRPr="005C1750">
        <w:rPr>
          <w:rFonts w:ascii="Times New Roman" w:hAnsi="Times New Roman" w:cs="Times New Roman"/>
        </w:rPr>
        <w:t>进</w:t>
      </w:r>
      <w:r w:rsidR="002C317D" w:rsidRPr="005C1750">
        <w:rPr>
          <w:rFonts w:ascii="Times New Roman" w:hAnsi="Times New Roman" w:cs="Times New Roman"/>
        </w:rPr>
        <w:lastRenderedPageBreak/>
        <w:t>行算法设计。</w:t>
      </w:r>
    </w:p>
    <w:p w14:paraId="7BDCCC6D" w14:textId="77777777" w:rsidR="002A4568"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如果一个图中，每对顶点都有路径相连，则称其为</w:t>
      </w:r>
      <w:r w:rsidRPr="005C1750">
        <w:rPr>
          <w:rFonts w:ascii="Times New Roman" w:hAnsi="Times New Roman" w:cs="Times New Roman"/>
          <w:b/>
          <w:szCs w:val="24"/>
        </w:rPr>
        <w:t>连通图</w:t>
      </w:r>
      <w:r w:rsidRPr="005C1750">
        <w:rPr>
          <w:rFonts w:ascii="Times New Roman" w:hAnsi="Times New Roman" w:cs="Times New Roman"/>
          <w:szCs w:val="24"/>
        </w:rPr>
        <w:t>。如果图的子图中任意两个顶点都是可达的，则这个子图称之为图的</w:t>
      </w:r>
      <w:r w:rsidRPr="005C1750">
        <w:rPr>
          <w:rFonts w:ascii="Times New Roman" w:hAnsi="Times New Roman" w:cs="Times New Roman"/>
          <w:b/>
          <w:szCs w:val="24"/>
        </w:rPr>
        <w:t>连通分支</w:t>
      </w:r>
      <w:r w:rsidRPr="005C1750">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254B6267" w:rsidR="002C317D" w:rsidRPr="005C1750" w:rsidRDefault="002C317D" w:rsidP="002C317D">
      <w:pPr>
        <w:ind w:firstLineChars="200" w:firstLine="480"/>
        <w:rPr>
          <w:rFonts w:ascii="Times New Roman" w:hAnsi="Times New Roman" w:cs="Times New Roman"/>
          <w:szCs w:val="24"/>
        </w:rPr>
      </w:pPr>
      <w:r w:rsidRPr="005C1750">
        <w:rPr>
          <w:rFonts w:ascii="Times New Roman" w:hAnsi="Times New Roman" w:cs="Times New Roman"/>
          <w:szCs w:val="24"/>
        </w:rPr>
        <w:t>下面将介绍在不断增加边的情况下，如何针对无向图做连通分量的计算</w:t>
      </w:r>
      <w:r w:rsidR="00F675A9" w:rsidRPr="005C1750">
        <w:rPr>
          <w:rFonts w:ascii="Times New Roman" w:hAnsi="Times New Roman" w:cs="Times New Roman"/>
          <w:szCs w:val="24"/>
        </w:rPr>
        <w:t>。由前文所知，基于状态更新的流式</w:t>
      </w:r>
      <w:r w:rsidRPr="005C1750">
        <w:rPr>
          <w:rFonts w:ascii="Times New Roman" w:hAnsi="Times New Roman" w:cs="Times New Roman"/>
          <w:szCs w:val="24"/>
        </w:rPr>
        <w:t>图计算模型有三个概念：</w:t>
      </w:r>
      <w:r w:rsidRPr="005C1750">
        <w:rPr>
          <w:rFonts w:ascii="Times New Roman" w:hAnsi="Times New Roman" w:cs="Times New Roman"/>
          <w:szCs w:val="24"/>
        </w:rPr>
        <w:t>State, Event, Transform</w:t>
      </w:r>
      <w:r w:rsidRPr="005C1750">
        <w:rPr>
          <w:rFonts w:ascii="Times New Roman" w:hAnsi="Times New Roman" w:cs="Times New Roman"/>
          <w:szCs w:val="24"/>
        </w:rPr>
        <w:t>，下面将详细介绍如何定义这三个基本组件：</w:t>
      </w:r>
    </w:p>
    <w:p w14:paraId="37A06185" w14:textId="43B0E0D9" w:rsidR="002C317D" w:rsidRPr="005C1750" w:rsidRDefault="002A4568" w:rsidP="00875510">
      <w:pPr>
        <w:spacing w:line="420" w:lineRule="exact"/>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1</w:t>
      </w:r>
      <w:r w:rsidRPr="005C1750">
        <w:rPr>
          <w:rFonts w:ascii="Times New Roman" w:hAnsi="Times New Roman" w:cs="Times New Roman"/>
          <w:szCs w:val="24"/>
        </w:rPr>
        <w:t>）</w:t>
      </w:r>
      <w:r w:rsidR="002C317D" w:rsidRPr="005C1750">
        <w:rPr>
          <w:rFonts w:ascii="Times New Roman" w:hAnsi="Times New Roman" w:cs="Times New Roman"/>
          <w:szCs w:val="24"/>
        </w:rPr>
        <w:t>State</w:t>
      </w:r>
      <w:del w:id="245" w:author="Shen" w:date="2017-03-30T17:07:00Z">
        <w:r w:rsidR="002C317D" w:rsidRPr="005C1750" w:rsidDel="00FB3641">
          <w:rPr>
            <w:rFonts w:ascii="Times New Roman" w:hAnsi="Times New Roman" w:cs="Times New Roman" w:hint="eastAsia"/>
            <w:szCs w:val="24"/>
          </w:rPr>
          <w:delText>:</w:delText>
        </w:r>
      </w:del>
      <w:ins w:id="246" w:author="Shen" w:date="2017-03-30T17:07:00Z">
        <w:r w:rsidR="00FB3641">
          <w:rPr>
            <w:rFonts w:ascii="Times New Roman" w:hAnsi="Times New Roman" w:cs="Times New Roman" w:hint="eastAsia"/>
            <w:szCs w:val="24"/>
          </w:rPr>
          <w:t>：</w:t>
        </w:r>
      </w:ins>
      <w:r w:rsidR="002C317D" w:rsidRPr="005C1750">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Pr>
          <w:rFonts w:ascii="Times New Roman" w:hAnsi="Times New Roman" w:cs="Times New Roman" w:hint="eastAsia"/>
        </w:rPr>
        <w:t>，</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5C1750">
        <w:rPr>
          <w:rFonts w:ascii="Times New Roman" w:hAnsi="Times New Roman" w:cs="Times New Roman"/>
          <w:szCs w:val="24"/>
        </w:rPr>
        <w:t>表示第</w:t>
      </w:r>
      <m:oMath>
        <m:r>
          <w:rPr>
            <w:rFonts w:ascii="Cambria Math" w:hAnsi="Cambria Math" w:cs="Times New Roman"/>
            <w:szCs w:val="24"/>
          </w:rPr>
          <m:t>k</m:t>
        </m:r>
      </m:oMath>
      <w:r w:rsidR="002C317D" w:rsidRPr="005C1750">
        <w:rPr>
          <w:rFonts w:ascii="Times New Roman" w:hAnsi="Times New Roman" w:cs="Times New Roman"/>
          <w:szCs w:val="24"/>
        </w:rPr>
        <w:t>个连通分支，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E63B1F">
        <w:rPr>
          <w:rFonts w:ascii="Times New Roman" w:hAnsi="Times New Roman" w:cs="Times New Roman"/>
          <w:szCs w:val="24"/>
        </w:rPr>
        <w:t>,</w:t>
      </w:r>
      <w:r w:rsidR="002C317D" w:rsidRPr="005C1750">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5C1750">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5C1750">
        <w:rPr>
          <w:rFonts w:ascii="Times New Roman" w:hAnsi="Times New Roman" w:cs="Times New Roman"/>
          <w:szCs w:val="24"/>
        </w:rPr>
        <w:t>是这些顶点中标号最小的点。</w:t>
      </w:r>
    </w:p>
    <w:p w14:paraId="1EC9FD24" w14:textId="40B665D1" w:rsidR="002C317D" w:rsidRPr="005C1750" w:rsidRDefault="002A4568" w:rsidP="00CA2514">
      <w:pPr>
        <w:ind w:left="480" w:hangingChars="200" w:hanging="480"/>
        <w:rPr>
          <w:rFonts w:ascii="Times New Roman" w:hAnsi="Times New Roman" w:cs="Times New Roman"/>
          <w:szCs w:val="24"/>
        </w:rPr>
      </w:pPr>
      <w:r w:rsidRPr="005C1750">
        <w:rPr>
          <w:rFonts w:ascii="Times New Roman" w:hAnsi="Times New Roman" w:cs="Times New Roman"/>
          <w:szCs w:val="24"/>
        </w:rPr>
        <w:t>（</w:t>
      </w:r>
      <w:r w:rsidRPr="005C1750">
        <w:rPr>
          <w:rFonts w:ascii="Times New Roman" w:hAnsi="Times New Roman" w:cs="Times New Roman"/>
          <w:szCs w:val="24"/>
        </w:rPr>
        <w:t>2</w:t>
      </w:r>
      <w:r w:rsidRPr="005C1750">
        <w:rPr>
          <w:rFonts w:ascii="Times New Roman" w:hAnsi="Times New Roman" w:cs="Times New Roman"/>
          <w:szCs w:val="24"/>
        </w:rPr>
        <w:t>）</w:t>
      </w:r>
      <w:r w:rsidR="002C317D" w:rsidRPr="005C1750">
        <w:rPr>
          <w:rFonts w:ascii="Times New Roman" w:hAnsi="Times New Roman" w:cs="Times New Roman"/>
          <w:szCs w:val="24"/>
        </w:rPr>
        <w:t>Event</w:t>
      </w:r>
      <w:del w:id="247" w:author="Shen" w:date="2017-03-30T17:07:00Z">
        <w:r w:rsidR="002C317D" w:rsidRPr="005C1750" w:rsidDel="00FB3641">
          <w:rPr>
            <w:rFonts w:ascii="Times New Roman" w:hAnsi="Times New Roman" w:cs="Times New Roman" w:hint="eastAsia"/>
            <w:szCs w:val="24"/>
          </w:rPr>
          <w:delText>:</w:delText>
        </w:r>
      </w:del>
      <w:ins w:id="248" w:author="Shen" w:date="2017-03-30T17:07:00Z">
        <w:r w:rsidR="00FB3641">
          <w:rPr>
            <w:rFonts w:ascii="Times New Roman" w:hAnsi="Times New Roman" w:cs="Times New Roman" w:hint="eastAsia"/>
            <w:szCs w:val="24"/>
          </w:rPr>
          <w:t>：</w:t>
        </w:r>
      </w:ins>
      <w:r w:rsidR="002C317D" w:rsidRPr="005C1750">
        <w:rPr>
          <w:rFonts w:ascii="Times New Roman" w:hAnsi="Times New Roman" w:cs="Times New Roman"/>
          <w:szCs w:val="24"/>
        </w:rPr>
        <w:t>图的</w:t>
      </w:r>
      <w:r w:rsidR="002C317D" w:rsidRPr="005C1750">
        <w:rPr>
          <w:rFonts w:ascii="Times New Roman" w:hAnsi="Times New Roman" w:cs="Times New Roman"/>
          <w:szCs w:val="24"/>
        </w:rPr>
        <w:t>Event</w:t>
      </w:r>
      <w:r w:rsidR="002C317D" w:rsidRPr="005C1750">
        <w:rPr>
          <w:rFonts w:ascii="Times New Roman" w:hAnsi="Times New Roman" w:cs="Times New Roman"/>
          <w:szCs w:val="24"/>
        </w:rPr>
        <w:t>为图中新增了一条边，那么这些</w:t>
      </w:r>
      <w:r w:rsidR="002C317D" w:rsidRPr="005C1750">
        <w:rPr>
          <w:rFonts w:ascii="Times New Roman" w:hAnsi="Times New Roman" w:cs="Times New Roman"/>
          <w:szCs w:val="24"/>
        </w:rPr>
        <w:t>Event</w:t>
      </w:r>
      <w:r w:rsidR="002C317D" w:rsidRPr="005C1750">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5C1750">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5C1750">
        <w:rPr>
          <w:rFonts w:ascii="Times New Roman" w:hAnsi="Times New Roman" w:cs="Times New Roman"/>
          <w:szCs w:val="24"/>
        </w:rPr>
        <w:t>，表示新增边</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5C1750">
        <w:rPr>
          <w:rFonts w:ascii="Times New Roman" w:hAnsi="Times New Roman" w:cs="Times New Roman"/>
          <w:szCs w:val="24"/>
        </w:rPr>
        <w:t xml:space="preserve"> </w:t>
      </w:r>
      <w:r w:rsidR="002C317D" w:rsidRPr="005C1750">
        <w:rPr>
          <w:rFonts w:ascii="Times New Roman" w:hAnsi="Times New Roman" w:cs="Times New Roman"/>
          <w:szCs w:val="24"/>
        </w:rPr>
        <w:fldChar w:fldCharType="begin"/>
      </w:r>
      <w:r w:rsidR="002C317D" w:rsidRPr="005C1750">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instrText xml:space="preserve"> </w:instrText>
      </w:r>
      <w:r w:rsidR="002C317D" w:rsidRPr="005C1750">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5C1750">
        <w:rPr>
          <w:rFonts w:ascii="Times New Roman" w:hAnsi="Times New Roman" w:cs="Times New Roman"/>
          <w:szCs w:val="24"/>
        </w:rPr>
        <w:fldChar w:fldCharType="end"/>
      </w:r>
      <w:r w:rsidR="002C317D" w:rsidRPr="005C1750">
        <w:rPr>
          <w:rFonts w:ascii="Times New Roman" w:hAnsi="Times New Roman" w:cs="Times New Roman"/>
          <w:szCs w:val="24"/>
        </w:rPr>
        <w:t>；</w:t>
      </w:r>
    </w:p>
    <w:p w14:paraId="46010F0A" w14:textId="7C7DCE9E" w:rsidR="002C317D" w:rsidRPr="006463E1" w:rsidRDefault="002A4568" w:rsidP="002C317D">
      <w:pPr>
        <w:rPr>
          <w:rFonts w:ascii="宋体" w:hAnsi="宋体"/>
          <w:szCs w:val="24"/>
        </w:rPr>
      </w:pPr>
      <w:r w:rsidRPr="005C1750">
        <w:rPr>
          <w:rFonts w:ascii="Times New Roman" w:hAnsi="Times New Roman" w:cs="Times New Roman"/>
          <w:szCs w:val="24"/>
        </w:rPr>
        <w:t>（</w:t>
      </w:r>
      <w:r w:rsidRPr="005C1750">
        <w:rPr>
          <w:rFonts w:ascii="Times New Roman" w:hAnsi="Times New Roman" w:cs="Times New Roman"/>
          <w:szCs w:val="24"/>
        </w:rPr>
        <w:t>3</w:t>
      </w:r>
      <w:r w:rsidRPr="005C1750">
        <w:rPr>
          <w:rFonts w:ascii="Times New Roman" w:hAnsi="Times New Roman" w:cs="Times New Roman"/>
          <w:szCs w:val="24"/>
        </w:rPr>
        <w:t>）</w:t>
      </w:r>
      <w:r w:rsidR="002C317D" w:rsidRPr="005C1750">
        <w:rPr>
          <w:rFonts w:ascii="Times New Roman" w:hAnsi="Times New Roman" w:cs="Times New Roman"/>
          <w:szCs w:val="24"/>
        </w:rPr>
        <w:t>Transform</w:t>
      </w:r>
      <w:del w:id="249" w:author="Shen" w:date="2017-03-30T17:08:00Z">
        <w:r w:rsidR="002C317D" w:rsidRPr="005C1750" w:rsidDel="00FB3641">
          <w:rPr>
            <w:rFonts w:ascii="Times New Roman" w:hAnsi="Times New Roman" w:cs="Times New Roman" w:hint="eastAsia"/>
            <w:szCs w:val="24"/>
          </w:rPr>
          <w:delText>:</w:delText>
        </w:r>
      </w:del>
      <w:ins w:id="250" w:author="Shen" w:date="2017-03-30T17:08:00Z">
        <w:r w:rsidR="00FB3641">
          <w:rPr>
            <w:rFonts w:ascii="Times New Roman" w:hAnsi="Times New Roman" w:cs="Times New Roman" w:hint="eastAsia"/>
            <w:szCs w:val="24"/>
          </w:rPr>
          <w:t>：</w:t>
        </w:r>
      </w:ins>
      <w:r w:rsidR="002C317D" w:rsidRPr="005C1750">
        <w:rPr>
          <w:rFonts w:ascii="Times New Roman" w:hAnsi="Times New Roman" w:cs="Times New Roman"/>
          <w:szCs w:val="24"/>
        </w:rPr>
        <w:t>图在动态变化过程中，</w:t>
      </w:r>
      <w:r w:rsidR="002C317D" w:rsidRPr="005C1750">
        <w:rPr>
          <w:rFonts w:ascii="Times New Roman" w:hAnsi="Times New Roman" w:cs="Times New Roman"/>
          <w:szCs w:val="24"/>
        </w:rPr>
        <w:t>State</w:t>
      </w:r>
      <w:r w:rsidR="002C317D" w:rsidRPr="005C1750">
        <w:rPr>
          <w:rFonts w:ascii="Times New Roman" w:hAnsi="Times New Roman" w:cs="Times New Roman"/>
          <w:szCs w:val="24"/>
        </w:rPr>
        <w:t>的更新过程见算法</w:t>
      </w:r>
      <w:r w:rsidR="00B6606E" w:rsidRPr="005C1750">
        <w:rPr>
          <w:rFonts w:ascii="Times New Roman" w:hAnsi="Times New Roman" w:cs="Times New Roman"/>
          <w:szCs w:val="24"/>
        </w:rPr>
        <w:t>1</w:t>
      </w:r>
      <w:r w:rsidR="002C317D" w:rsidRPr="005C1750">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AE0049">
              <w:rPr>
                <w:rFonts w:ascii="Times New Roman" w:hAnsi="Times New Roman" w:cs="Times New Roman"/>
                <w:sz w:val="21"/>
                <w:szCs w:val="21"/>
              </w:rPr>
              <w:t>13     ADD-STATE(s)</w:t>
            </w:r>
          </w:p>
        </w:tc>
      </w:tr>
    </w:tbl>
    <w:p w14:paraId="3A8FF4AB" w14:textId="421DB4D2" w:rsidR="002C317D" w:rsidRPr="005C1750" w:rsidRDefault="002C317D" w:rsidP="00401B69">
      <w:pPr>
        <w:ind w:firstLineChars="200" w:firstLine="480"/>
        <w:rPr>
          <w:rFonts w:ascii="Times New Roman" w:hAnsi="Times New Roman" w:cs="Times New Roman"/>
          <w:bCs/>
          <w:szCs w:val="24"/>
        </w:rPr>
      </w:pPr>
      <w:r w:rsidRPr="005C1750">
        <w:rPr>
          <w:rFonts w:ascii="Times New Roman" w:hAnsi="Times New Roman" w:cs="Times New Roman"/>
          <w:szCs w:val="24"/>
        </w:rPr>
        <w:t>在算法</w:t>
      </w:r>
      <w:r w:rsidR="001761AC" w:rsidRPr="005C1750">
        <w:rPr>
          <w:rFonts w:ascii="Times New Roman" w:hAnsi="Times New Roman" w:cs="Times New Roman"/>
          <w:szCs w:val="24"/>
        </w:rPr>
        <w:t>1</w:t>
      </w:r>
      <w:r w:rsidRPr="005C1750">
        <w:rPr>
          <w:rFonts w:ascii="Times New Roman" w:hAnsi="Times New Roman" w:cs="Times New Roman"/>
          <w:szCs w:val="24"/>
        </w:rPr>
        <w:t>中，</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szCs w:val="24"/>
        </w:rPr>
        <w:t>所在的连通分支，</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C1750">
        <w:rPr>
          <w:rFonts w:ascii="Times New Roman" w:hAnsi="Times New Roman" w:cs="Times New Roman"/>
          <w:bCs/>
          <w:szCs w:val="24"/>
        </w:rPr>
        <w:t>表示</w:t>
      </w:r>
      <w:r w:rsidR="00D938F2">
        <w:rPr>
          <w:rFonts w:ascii="Times New Roman" w:hAnsi="Times New Roman" w:cs="Times New Roman"/>
          <w:bCs/>
          <w:szCs w:val="24"/>
        </w:rPr>
        <w:t>顶点</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szCs w:val="24"/>
        </w:rPr>
        <w:t>所在的连通分支，新增的这条边</w:t>
      </w:r>
      <m:oMath>
        <m:sSub>
          <m:sSubPr>
            <m:ctrlPr>
              <w:rPr>
                <w:rFonts w:ascii="Cambria Math" w:hAnsi="Cambria Math" w:cs="Times New Roman"/>
                <w:bCs/>
                <w:sz w:val="21"/>
                <w:szCs w:val="21"/>
              </w:rPr>
            </m:ctrlPr>
          </m:sSubPr>
          <m:e>
            <m:r>
              <w:rPr>
                <w:rFonts w:ascii="Cambria Math" w:hAnsi="Cambria Math" w:cs="Times New Roman"/>
                <w:sz w:val="21"/>
                <w:szCs w:val="21"/>
              </w:rPr>
              <m:t>e=(v</m:t>
            </m:r>
          </m:e>
          <m:sub>
            <m:r>
              <w:rPr>
                <w:rFonts w:ascii="Cambria Math" w:hAnsi="Cambria Math" w:cs="Times New Roman"/>
                <w:sz w:val="21"/>
                <w:szCs w:val="21"/>
              </w:rPr>
              <m:t>1</m:t>
            </m:r>
          </m:sub>
        </m:sSub>
      </m:oMath>
      <w:r w:rsidR="00895485" w:rsidRPr="005C1750">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oMath>
      <w:r w:rsidRPr="005C1750">
        <w:rPr>
          <w:rFonts w:ascii="Times New Roman" w:hAnsi="Times New Roman" w:cs="Times New Roman"/>
          <w:bCs/>
          <w:szCs w:val="24"/>
        </w:rPr>
        <w:t>使得这两个</w:t>
      </w:r>
      <w:r w:rsidR="00D938F2">
        <w:rPr>
          <w:rFonts w:ascii="Times New Roman" w:hAnsi="Times New Roman" w:cs="Times New Roman"/>
          <w:bCs/>
          <w:szCs w:val="24"/>
        </w:rPr>
        <w:t>顶点</w:t>
      </w:r>
      <w:r w:rsidRPr="005C1750">
        <w:rPr>
          <w:rFonts w:ascii="Times New Roman" w:hAnsi="Times New Roman" w:cs="Times New Roman"/>
          <w:bCs/>
          <w:szCs w:val="24"/>
        </w:rPr>
        <w:t>所在的连通分支合并，构成一个大的连通分支，算法中用户自定义的</w:t>
      </w:r>
      <w:r w:rsidRPr="005C1750">
        <w:rPr>
          <w:rFonts w:ascii="Times New Roman" w:hAnsi="Times New Roman" w:cs="Times New Roman"/>
          <w:szCs w:val="24"/>
        </w:rPr>
        <w:t>UNION-STATE()</w:t>
      </w:r>
      <w:r w:rsidRPr="005C1750">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251" w:name="_Toc478509280"/>
      <w:bookmarkStart w:id="252" w:name="_Toc478569365"/>
      <w:r>
        <w:rPr>
          <w:rFonts w:hint="eastAsia"/>
        </w:rPr>
        <w:lastRenderedPageBreak/>
        <w:t>本章小结</w:t>
      </w:r>
      <w:bookmarkEnd w:id="251"/>
      <w:bookmarkEnd w:id="252"/>
    </w:p>
    <w:p w14:paraId="0E64F8FD" w14:textId="00D64E04" w:rsidR="007A319D" w:rsidRDefault="001951A8" w:rsidP="00530B8D">
      <w:pPr>
        <w:ind w:firstLineChars="200" w:firstLine="480"/>
        <w:rPr>
          <w:rFonts w:ascii="Times New Roman" w:hAnsi="Times New Roman" w:cs="Times New Roman"/>
        </w:rPr>
      </w:pPr>
      <w:r w:rsidRPr="005C1750">
        <w:rPr>
          <w:rFonts w:ascii="Times New Roman" w:hAnsi="Times New Roman" w:cs="Times New Roman"/>
        </w:rPr>
        <w:t>本章首先对流式场景下的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算法进行了特征分析，</w:t>
      </w:r>
      <w:r w:rsidR="00530B8D" w:rsidRPr="005C1750">
        <w:rPr>
          <w:rFonts w:ascii="Times New Roman" w:hAnsi="Times New Roman" w:cs="Times New Roman"/>
        </w:rPr>
        <w:t>并且总结出满足</w:t>
      </w:r>
      <w:r w:rsidR="00557005" w:rsidRPr="005C1750">
        <w:rPr>
          <w:rFonts w:ascii="Times New Roman" w:hAnsi="Times New Roman" w:cs="Times New Roman"/>
        </w:rPr>
        <w:t>（</w:t>
      </w:r>
      <w:r w:rsidR="00557005" w:rsidRPr="005C1750">
        <w:rPr>
          <w:rFonts w:ascii="Times New Roman" w:hAnsi="Times New Roman" w:cs="Times New Roman"/>
        </w:rPr>
        <w:t>1</w:t>
      </w:r>
      <w:r w:rsidR="00557005" w:rsidRPr="005C1750">
        <w:rPr>
          <w:rFonts w:ascii="Times New Roman" w:hAnsi="Times New Roman" w:cs="Times New Roman"/>
        </w:rPr>
        <w:t>）计算方法可以采用增量计算形式；（</w:t>
      </w:r>
      <w:r w:rsidR="00557005" w:rsidRPr="005C1750">
        <w:rPr>
          <w:rFonts w:ascii="Times New Roman" w:hAnsi="Times New Roman" w:cs="Times New Roman"/>
        </w:rPr>
        <w:t>2</w:t>
      </w:r>
      <w:r w:rsidR="00557005" w:rsidRPr="005C1750">
        <w:rPr>
          <w:rFonts w:ascii="Times New Roman" w:hAnsi="Times New Roman" w:cs="Times New Roman"/>
        </w:rPr>
        <w:t>）计算顺序满足序列一致性原则；（</w:t>
      </w:r>
      <w:r w:rsidR="00557005" w:rsidRPr="005C1750">
        <w:rPr>
          <w:rFonts w:ascii="Times New Roman" w:hAnsi="Times New Roman" w:cs="Times New Roman"/>
        </w:rPr>
        <w:t>3</w:t>
      </w:r>
      <w:r w:rsidR="00557005" w:rsidRPr="005C1750">
        <w:rPr>
          <w:rFonts w:ascii="Times New Roman" w:hAnsi="Times New Roman" w:cs="Times New Roman"/>
        </w:rPr>
        <w:t>）计算函数满足代数运算的交换律和结合律</w:t>
      </w:r>
      <w:r w:rsidR="00557005" w:rsidRPr="005C1750">
        <w:rPr>
          <w:rFonts w:ascii="Times New Roman" w:hAnsi="Times New Roman" w:cs="Times New Roman"/>
        </w:rPr>
        <w:t xml:space="preserve"> </w:t>
      </w:r>
      <w:r w:rsidR="00557005" w:rsidRPr="005C1750">
        <w:rPr>
          <w:rFonts w:ascii="Times New Roman" w:hAnsi="Times New Roman" w:cs="Times New Roman"/>
        </w:rPr>
        <w:t>这三个特点的</w:t>
      </w:r>
      <w:r w:rsidR="007073A9" w:rsidRPr="005C1750">
        <w:rPr>
          <w:rFonts w:ascii="Times New Roman" w:hAnsi="Times New Roman" w:cs="Times New Roman"/>
        </w:rPr>
        <w:t>图</w:t>
      </w:r>
      <w:r w:rsidR="00557005" w:rsidRPr="005C1750">
        <w:rPr>
          <w:rFonts w:ascii="Times New Roman" w:hAnsi="Times New Roman" w:cs="Times New Roman"/>
        </w:rPr>
        <w:t>算法，可以改成面向流式图数据的算法</w:t>
      </w:r>
      <w:r w:rsidR="000F2668">
        <w:rPr>
          <w:rFonts w:ascii="Times New Roman" w:hAnsi="Times New Roman" w:cs="Times New Roman"/>
        </w:rPr>
        <w:t>；在分析完</w:t>
      </w:r>
      <w:r w:rsidR="00393AB7" w:rsidRPr="005C1750">
        <w:rPr>
          <w:rFonts w:ascii="Times New Roman" w:hAnsi="Times New Roman" w:cs="Times New Roman"/>
        </w:rPr>
        <w:t>后，</w:t>
      </w:r>
      <w:r w:rsidR="00514B36" w:rsidRPr="005C1750">
        <w:rPr>
          <w:rFonts w:ascii="Times New Roman" w:hAnsi="Times New Roman" w:cs="Times New Roman"/>
        </w:rPr>
        <w:t>本文介绍了针对这些算法而</w:t>
      </w:r>
      <w:r w:rsidR="00300C23" w:rsidRPr="005C1750">
        <w:rPr>
          <w:rFonts w:ascii="Times New Roman" w:hAnsi="Times New Roman" w:cs="Times New Roman"/>
        </w:rPr>
        <w:t>建立的通用的基于状态更新的流式图计算模型，</w:t>
      </w:r>
      <w:r w:rsidR="00957349" w:rsidRPr="005C1750">
        <w:rPr>
          <w:rFonts w:ascii="Times New Roman" w:hAnsi="Times New Roman" w:cs="Times New Roman"/>
        </w:rPr>
        <w:t>并且给出了模型的状态、事件和转换这三个基本组件的定义和使用规则，</w:t>
      </w:r>
      <w:r w:rsidR="00484035" w:rsidRPr="005C1750">
        <w:rPr>
          <w:rFonts w:ascii="Times New Roman" w:hAnsi="Times New Roman" w:cs="Times New Roman"/>
        </w:rPr>
        <w:t>最后以</w:t>
      </w:r>
      <w:r w:rsidR="00484035" w:rsidRPr="005C1750">
        <w:rPr>
          <w:rFonts w:ascii="Times New Roman" w:hAnsi="Times New Roman" w:cs="Times New Roman"/>
        </w:rPr>
        <w:t>CC</w:t>
      </w:r>
      <w:r w:rsidR="001563AF">
        <w:rPr>
          <w:rFonts w:ascii="Times New Roman" w:hAnsi="Times New Roman" w:cs="Times New Roman"/>
        </w:rPr>
        <w:t>算法举例说明如何</w:t>
      </w:r>
      <w:r w:rsidR="001563AF">
        <w:rPr>
          <w:rFonts w:ascii="Times New Roman" w:hAnsi="Times New Roman" w:cs="Times New Roman" w:hint="eastAsia"/>
        </w:rPr>
        <w:t>使</w:t>
      </w:r>
      <w:r w:rsidR="00484035" w:rsidRPr="005C1750">
        <w:rPr>
          <w:rFonts w:ascii="Times New Roman" w:hAnsi="Times New Roman" w:cs="Times New Roman"/>
        </w:rPr>
        <w:t>用该模型进行算法设计。</w:t>
      </w:r>
    </w:p>
    <w:p w14:paraId="387BA4A7" w14:textId="77777777" w:rsidR="007A319D" w:rsidRDefault="007A319D">
      <w:pPr>
        <w:widowControl/>
        <w:spacing w:line="240" w:lineRule="auto"/>
        <w:jc w:val="left"/>
        <w:rPr>
          <w:rFonts w:ascii="Times New Roman" w:hAnsi="Times New Roman" w:cs="Times New Roman"/>
        </w:rPr>
      </w:pPr>
      <w:r>
        <w:rPr>
          <w:rFonts w:ascii="Times New Roman" w:hAnsi="Times New Roman" w:cs="Times New Roman"/>
        </w:rPr>
        <w:br w:type="page"/>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8"/>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253" w:name="_Toc478509281"/>
      <w:bookmarkStart w:id="254" w:name="_Toc478569366"/>
      <w:r>
        <w:rPr>
          <w:rFonts w:hint="eastAsia"/>
        </w:rPr>
        <w:lastRenderedPageBreak/>
        <w:t>流式</w:t>
      </w:r>
      <w:r w:rsidR="0011753F">
        <w:rPr>
          <w:rFonts w:hint="eastAsia"/>
        </w:rPr>
        <w:t>图算法设计</w:t>
      </w:r>
      <w:bookmarkEnd w:id="253"/>
      <w:bookmarkEnd w:id="254"/>
    </w:p>
    <w:p w14:paraId="61425915" w14:textId="17BE1810" w:rsidR="0066265B" w:rsidRPr="005C1750" w:rsidRDefault="00733147" w:rsidP="004F26E9">
      <w:pPr>
        <w:spacing w:line="240" w:lineRule="auto"/>
        <w:ind w:firstLineChars="100" w:firstLine="240"/>
        <w:rPr>
          <w:rFonts w:ascii="Times New Roman" w:eastAsia="楷体_GB2312" w:hAnsi="Times New Roman" w:cs="Times New Roman"/>
        </w:rPr>
      </w:pPr>
      <w:r w:rsidRPr="005C1750">
        <w:rPr>
          <w:rFonts w:ascii="Times New Roman" w:eastAsia="楷体_GB2312" w:hAnsi="Times New Roman" w:cs="Times New Roman"/>
        </w:rPr>
        <w:t>在本章节，我们使用</w:t>
      </w:r>
      <w:r w:rsidR="00D22C88">
        <w:rPr>
          <w:rFonts w:ascii="Times New Roman" w:eastAsia="楷体_GB2312" w:hAnsi="Times New Roman" w:cs="Times New Roman"/>
        </w:rPr>
        <w:t>第三章节建立的基于状态更新的流式图计算模型</w:t>
      </w:r>
      <w:r w:rsidR="0018760C" w:rsidRPr="005C1750">
        <w:rPr>
          <w:rFonts w:ascii="Times New Roman" w:eastAsia="楷体_GB2312" w:hAnsi="Times New Roman" w:cs="Times New Roman"/>
        </w:rPr>
        <w:t>提供的组件来对</w:t>
      </w:r>
      <w:r w:rsidRPr="005C1750">
        <w:rPr>
          <w:rFonts w:ascii="Times New Roman" w:eastAsia="楷体_GB2312" w:hAnsi="Times New Roman" w:cs="Times New Roman"/>
        </w:rPr>
        <w:t>DD</w:t>
      </w:r>
      <w:r w:rsidRPr="005C1750">
        <w:rPr>
          <w:rFonts w:ascii="Times New Roman" w:eastAsia="楷体_GB2312" w:hAnsi="Times New Roman" w:cs="Times New Roman"/>
        </w:rPr>
        <w:t>、</w:t>
      </w:r>
      <w:r w:rsidRPr="005C1750">
        <w:rPr>
          <w:rFonts w:ascii="Times New Roman" w:eastAsia="楷体_GB2312" w:hAnsi="Times New Roman" w:cs="Times New Roman"/>
        </w:rPr>
        <w:t>TC</w:t>
      </w:r>
      <w:r w:rsidRPr="005C1750">
        <w:rPr>
          <w:rFonts w:ascii="Times New Roman" w:eastAsia="楷体_GB2312" w:hAnsi="Times New Roman" w:cs="Times New Roman"/>
        </w:rPr>
        <w:t>、</w:t>
      </w:r>
      <w:r w:rsidRPr="005C1750">
        <w:rPr>
          <w:rFonts w:ascii="Times New Roman" w:eastAsia="楷体_GB2312" w:hAnsi="Times New Roman" w:cs="Times New Roman"/>
        </w:rPr>
        <w:t>SSSP</w:t>
      </w:r>
      <w:r w:rsidRPr="005C1750">
        <w:rPr>
          <w:rFonts w:ascii="Times New Roman" w:eastAsia="楷体_GB2312" w:hAnsi="Times New Roman" w:cs="Times New Roman"/>
        </w:rPr>
        <w:t>和</w:t>
      </w:r>
      <w:r w:rsidRPr="005C1750">
        <w:rPr>
          <w:rFonts w:ascii="Times New Roman" w:eastAsia="楷体_GB2312" w:hAnsi="Times New Roman" w:cs="Times New Roman"/>
        </w:rPr>
        <w:t>PR</w:t>
      </w:r>
      <w:r w:rsidR="0018760C" w:rsidRPr="005C1750">
        <w:rPr>
          <w:rFonts w:ascii="Times New Roman" w:eastAsia="楷体_GB2312" w:hAnsi="Times New Roman" w:cs="Times New Roman"/>
        </w:rPr>
        <w:t>的算法</w:t>
      </w:r>
      <w:r w:rsidRPr="005C1750">
        <w:rPr>
          <w:rFonts w:ascii="Times New Roman" w:eastAsia="楷体_GB2312" w:hAnsi="Times New Roman" w:cs="Times New Roman"/>
        </w:rPr>
        <w:t>进行</w:t>
      </w:r>
      <w:r w:rsidR="0018760C" w:rsidRPr="005C1750">
        <w:rPr>
          <w:rFonts w:ascii="Times New Roman" w:eastAsia="楷体_GB2312" w:hAnsi="Times New Roman" w:cs="Times New Roman"/>
        </w:rPr>
        <w:t>重新</w:t>
      </w:r>
      <w:r w:rsidRPr="005C1750">
        <w:rPr>
          <w:rFonts w:ascii="Times New Roman" w:eastAsia="楷体_GB2312" w:hAnsi="Times New Roman" w:cs="Times New Roman"/>
        </w:rPr>
        <w:t>设计</w:t>
      </w:r>
      <w:r w:rsidR="00AD387D">
        <w:rPr>
          <w:rFonts w:ascii="Times New Roman" w:eastAsia="楷体_GB2312" w:hAnsi="Times New Roman" w:cs="Times New Roman" w:hint="eastAsia"/>
        </w:rPr>
        <w:t>，</w:t>
      </w:r>
      <w:r w:rsidR="0018760C" w:rsidRPr="005C1750">
        <w:rPr>
          <w:rFonts w:ascii="Times New Roman" w:eastAsia="楷体_GB2312" w:hAnsi="Times New Roman" w:cs="Times New Roman"/>
        </w:rPr>
        <w:t>以适应流式图数据场景</w:t>
      </w:r>
      <w:r w:rsidR="00E11671" w:rsidRPr="005C1750">
        <w:rPr>
          <w:rFonts w:ascii="Times New Roman" w:eastAsia="楷体_GB2312" w:hAnsi="Times New Roman" w:cs="Times New Roman"/>
        </w:rPr>
        <w:t>，</w:t>
      </w:r>
      <w:ins w:id="255" w:author="Shen" w:date="2017-03-30T17:07:00Z">
        <w:r w:rsidR="00FB3641">
          <w:rPr>
            <w:rFonts w:ascii="Times New Roman" w:eastAsia="楷体_GB2312" w:hAnsi="Times New Roman" w:cs="Times New Roman" w:hint="eastAsia"/>
          </w:rPr>
          <w:t>并</w:t>
        </w:r>
      </w:ins>
      <w:r w:rsidR="00E11671" w:rsidRPr="005C1750">
        <w:rPr>
          <w:rFonts w:ascii="Times New Roman" w:eastAsia="楷体_GB2312" w:hAnsi="Times New Roman" w:cs="Times New Roman"/>
        </w:rPr>
        <w:t>以这些算法为例来指导读者如何运用该模型</w:t>
      </w:r>
      <w:r w:rsidR="00670C4B" w:rsidRPr="005C1750">
        <w:rPr>
          <w:rFonts w:ascii="Times New Roman" w:eastAsia="楷体_GB2312" w:hAnsi="Times New Roman" w:cs="Times New Roman"/>
        </w:rPr>
        <w:t>来进行流式图算法的设计。</w:t>
      </w:r>
    </w:p>
    <w:p w14:paraId="7FD24E9A" w14:textId="2C3A12E1" w:rsidR="00643DA6" w:rsidRPr="00506AD7" w:rsidRDefault="00643DA6" w:rsidP="00924D91">
      <w:pPr>
        <w:pStyle w:val="2"/>
        <w:numPr>
          <w:ilvl w:val="1"/>
          <w:numId w:val="40"/>
        </w:numPr>
        <w:rPr>
          <w:rFonts w:ascii="Times New Roman" w:hAnsi="Times New Roman" w:cs="Times New Roman"/>
        </w:rPr>
      </w:pPr>
      <w:bookmarkStart w:id="256" w:name="_Toc478509282"/>
      <w:bookmarkStart w:id="257" w:name="_Toc478569367"/>
      <w:r w:rsidRPr="00506AD7">
        <w:rPr>
          <w:rFonts w:ascii="Times New Roman" w:hAnsi="Times New Roman" w:cs="Times New Roman"/>
          <w:szCs w:val="28"/>
        </w:rPr>
        <w:t>Degree</w:t>
      </w:r>
      <w:r w:rsidRPr="00506AD7">
        <w:rPr>
          <w:rFonts w:ascii="Times New Roman" w:hAnsi="Times New Roman" w:cs="Times New Roman"/>
        </w:rPr>
        <w:t xml:space="preserve"> </w:t>
      </w:r>
      <w:r w:rsidRPr="00506AD7">
        <w:rPr>
          <w:rFonts w:ascii="Times New Roman" w:hAnsi="Times New Roman" w:cs="Times New Roman"/>
          <w:szCs w:val="28"/>
        </w:rPr>
        <w:t>Distribution</w:t>
      </w:r>
      <w:bookmarkEnd w:id="256"/>
      <w:bookmarkEnd w:id="257"/>
    </w:p>
    <w:p w14:paraId="1A46EBD6" w14:textId="74A67642" w:rsidR="00AF33D0" w:rsidRPr="005C1750" w:rsidRDefault="00281601"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DD</w:t>
      </w:r>
      <w:r w:rsidRPr="005C1750">
        <w:rPr>
          <w:rFonts w:ascii="Times New Roman" w:hAnsi="Times New Roman" w:cs="Times New Roman"/>
        </w:rPr>
        <w:t>算法是用来统计无向图中各个</w:t>
      </w:r>
      <w:r w:rsidR="00D938F2">
        <w:rPr>
          <w:rFonts w:ascii="Times New Roman" w:hAnsi="Times New Roman" w:cs="Times New Roman"/>
        </w:rPr>
        <w:t>顶点</w:t>
      </w:r>
      <w:r w:rsidRPr="005C1750">
        <w:rPr>
          <w:rFonts w:ascii="Times New Roman" w:hAnsi="Times New Roman" w:cs="Times New Roman"/>
        </w:rPr>
        <w:t>的度。</w:t>
      </w:r>
      <w:r w:rsidR="00650FCF" w:rsidRPr="005C1750">
        <w:rPr>
          <w:rFonts w:ascii="Times New Roman" w:hAnsi="Times New Roman" w:cs="Times New Roman"/>
        </w:rPr>
        <w:t>因此图中各个顶点的度值组成了整体图的状态。</w:t>
      </w:r>
      <w:r w:rsidR="00506AD7">
        <w:rPr>
          <w:rFonts w:ascii="Times New Roman" w:hAnsi="Times New Roman" w:cs="Times New Roman" w:hint="eastAsia"/>
        </w:rPr>
        <w:t>因此</w:t>
      </w:r>
      <w:r w:rsidR="00650FCF" w:rsidRPr="005C1750">
        <w:rPr>
          <w:rFonts w:ascii="Times New Roman" w:hAnsi="Times New Roman" w:cs="Times New Roman"/>
        </w:rPr>
        <w:t>我们定义</w:t>
      </w:r>
      <w:r w:rsidR="00D01135" w:rsidRPr="005C1750">
        <w:rPr>
          <w:rFonts w:ascii="Times New Roman" w:hAnsi="Times New Roman" w:cs="Times New Roman"/>
        </w:rPr>
        <w:t>：</w:t>
      </w:r>
    </w:p>
    <w:p w14:paraId="10EB83E5" w14:textId="6BB55B7A" w:rsidR="00D01135"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163D0E" w:rsidRPr="005C1750">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5C1750">
        <w:rPr>
          <w:rFonts w:ascii="Times New Roman" w:hAnsi="Times New Roman" w:cs="Times New Roman"/>
        </w:rPr>
        <w:t>，</w:t>
      </w:r>
      <w:r w:rsidR="009A5700"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5C1750">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5C1750">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5C1750">
        <w:rPr>
          <w:rFonts w:ascii="Times New Roman" w:hAnsi="Times New Roman" w:cs="Times New Roman"/>
        </w:rPr>
        <w:t>；</w:t>
      </w:r>
    </w:p>
    <w:p w14:paraId="7D355589" w14:textId="2964748C" w:rsidR="00580E72"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szCs w:val="24"/>
        </w:rPr>
        <w:t>Event</w:t>
      </w:r>
      <w:r>
        <w:rPr>
          <w:rFonts w:ascii="Times New Roman" w:hAnsi="Times New Roman" w:cs="Times New Roman" w:hint="eastAsia"/>
          <w:szCs w:val="24"/>
        </w:rPr>
        <w:t>：</w:t>
      </w:r>
      <w:r w:rsidR="00580E72" w:rsidRPr="005C1750">
        <w:rPr>
          <w:rFonts w:ascii="Times New Roman" w:hAnsi="Times New Roman" w:cs="Times New Roman"/>
        </w:rPr>
        <w:t>图的</w:t>
      </w:r>
      <w:r w:rsidR="00580E72" w:rsidRPr="005C1750">
        <w:rPr>
          <w:rFonts w:ascii="Times New Roman" w:hAnsi="Times New Roman" w:cs="Times New Roman"/>
        </w:rPr>
        <w:t>Event</w:t>
      </w:r>
      <w:r w:rsidR="00580E72" w:rsidRPr="005C1750">
        <w:rPr>
          <w:rFonts w:ascii="Times New Roman" w:hAnsi="Times New Roman" w:cs="Times New Roman"/>
        </w:rPr>
        <w:t>为图到达一条边相关的事件，那么</w:t>
      </w:r>
      <w:r w:rsidR="00580E72" w:rsidRPr="005C1750">
        <w:rPr>
          <w:rFonts w:ascii="Times New Roman" w:hAnsi="Times New Roman" w:cs="Times New Roman"/>
        </w:rPr>
        <w:t>Event</w:t>
      </w:r>
      <w:r w:rsidR="00580E72"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5C1750">
        <w:rPr>
          <w:rFonts w:ascii="Times New Roman" w:hAnsi="Times New Roman" w:cs="Times New Roman"/>
        </w:rPr>
        <w:t xml:space="preserve"> </w:t>
      </w:r>
      <w:r w:rsidR="00580E72"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5C1750">
        <w:rPr>
          <w:rFonts w:ascii="Times New Roman" w:hAnsi="Times New Roman" w:cs="Times New Roman"/>
        </w:rPr>
        <w:t>，</w:t>
      </w:r>
      <m:oMath>
        <m:r>
          <w:rPr>
            <w:rFonts w:ascii="Cambria Math" w:hAnsi="Cambria Math" w:cs="Times New Roman"/>
            <w:szCs w:val="24"/>
          </w:rPr>
          <m:t>TYPE∈{ADD,UPDATE,DELETE}</m:t>
        </m:r>
      </m:oMath>
      <w:r w:rsidR="00580E72" w:rsidRPr="005C1750">
        <w:rPr>
          <w:rFonts w:ascii="Times New Roman" w:hAnsi="Times New Roman" w:cs="Times New Roman"/>
        </w:rPr>
        <w:t>,</w:t>
      </w:r>
      <w:r w:rsidR="00580E72" w:rsidRPr="005C1750">
        <w:rPr>
          <w:rFonts w:ascii="Times New Roman" w:hAnsi="Times New Roman" w:cs="Times New Roman"/>
        </w:rPr>
        <w:t>这三种状态对应的事件分别为增加一条边，更新一条边和删除一条边；</w:t>
      </w:r>
    </w:p>
    <w:p w14:paraId="4527C450" w14:textId="68225C3B" w:rsidR="00BA77A4" w:rsidRPr="005C1750" w:rsidRDefault="009E3612" w:rsidP="005C1750">
      <w:pPr>
        <w:pStyle w:val="a3"/>
        <w:numPr>
          <w:ilvl w:val="0"/>
          <w:numId w:val="19"/>
        </w:numPr>
        <w:spacing w:line="400" w:lineRule="exact"/>
        <w:ind w:firstLineChars="0"/>
        <w:rPr>
          <w:rFonts w:ascii="Times New Roman" w:hAnsi="Times New Roman" w:cs="Times New Roman"/>
        </w:rPr>
      </w:pPr>
      <w:r>
        <w:rPr>
          <w:rFonts w:ascii="Times New Roman" w:hAnsi="Times New Roman" w:cs="Times New Roman"/>
        </w:rPr>
        <w:t>Transform</w:t>
      </w:r>
      <w:r>
        <w:rPr>
          <w:rFonts w:ascii="Times New Roman" w:hAnsi="Times New Roman" w:cs="Times New Roman" w:hint="eastAsia"/>
        </w:rPr>
        <w:t>：</w:t>
      </w:r>
      <w:r w:rsidR="002423DA" w:rsidRPr="005C1750">
        <w:rPr>
          <w:rFonts w:ascii="Times New Roman" w:hAnsi="Times New Roman" w:cs="Times New Roman"/>
        </w:rPr>
        <w:t>图的状态在事件流的驱动下的转换函数</w:t>
      </w:r>
      <w:r w:rsidR="003B5C69" w:rsidRPr="005C1750">
        <w:rPr>
          <w:rFonts w:ascii="Times New Roman" w:hAnsi="Times New Roman" w:cs="Times New Roman"/>
        </w:rPr>
        <w:t>，</w:t>
      </w:r>
      <w:r w:rsidR="002423DA" w:rsidRPr="005C1750">
        <w:rPr>
          <w:rFonts w:ascii="Times New Roman" w:hAnsi="Times New Roman" w:cs="Times New Roman"/>
        </w:rPr>
        <w:t>如算法</w:t>
      </w:r>
      <w:r w:rsidR="002423DA" w:rsidRPr="005C1750">
        <w:rPr>
          <w:rFonts w:ascii="Times New Roman" w:hAnsi="Times New Roman" w:cs="Times New Roman"/>
        </w:rPr>
        <w:t>2</w:t>
      </w:r>
      <w:r w:rsidR="002423DA" w:rsidRPr="005C1750">
        <w:rPr>
          <w:rFonts w:ascii="Times New Roman" w:hAnsi="Times New Roman" w:cs="Times New Roman"/>
        </w:rPr>
        <w:t>所示</w:t>
      </w:r>
      <w:r w:rsidR="0058153F" w:rsidRPr="005C1750">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41A12885" w:rsidR="00643DA6" w:rsidRDefault="007C31F8" w:rsidP="007C31F8">
      <w:pPr>
        <w:pStyle w:val="2"/>
        <w:ind w:left="420" w:hanging="420"/>
      </w:pPr>
      <w:bookmarkStart w:id="258" w:name="_Toc478509283"/>
      <w:bookmarkStart w:id="259" w:name="_Toc478569368"/>
      <w:r>
        <w:t xml:space="preserve">4.2 </w:t>
      </w:r>
      <w:r w:rsidR="00643DA6" w:rsidRPr="00506AD7">
        <w:rPr>
          <w:rFonts w:ascii="Times New Roman" w:hAnsi="Times New Roman" w:cs="Times New Roman"/>
          <w:szCs w:val="28"/>
        </w:rPr>
        <w:t>Triangle</w:t>
      </w:r>
      <w:r w:rsidR="00643DA6">
        <w:t xml:space="preserve"> </w:t>
      </w:r>
      <w:r w:rsidR="00643DA6" w:rsidRPr="00506AD7">
        <w:rPr>
          <w:rFonts w:ascii="Times New Roman" w:hAnsi="Times New Roman" w:cs="Times New Roman"/>
          <w:szCs w:val="28"/>
        </w:rPr>
        <w:t>Count</w:t>
      </w:r>
      <w:bookmarkEnd w:id="258"/>
      <w:bookmarkEnd w:id="259"/>
    </w:p>
    <w:p w14:paraId="2C5116BC" w14:textId="06E0B242" w:rsidR="00803C03" w:rsidRPr="005C1750" w:rsidRDefault="008C1CD3"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t>Triangle Count</w:t>
      </w:r>
      <w:r w:rsidRPr="005C1750">
        <w:rPr>
          <w:rFonts w:ascii="Times New Roman" w:hAnsi="Times New Roman" w:cs="Times New Roman"/>
        </w:rPr>
        <w:t>算法是用来统计有向</w:t>
      </w:r>
      <w:r w:rsidRPr="005C1750">
        <w:rPr>
          <w:rFonts w:ascii="Times New Roman" w:hAnsi="Times New Roman" w:cs="Times New Roman"/>
        </w:rPr>
        <w:t>/</w:t>
      </w:r>
      <w:r w:rsidRPr="005C1750">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6669F312" w:rsidR="00BA23AE" w:rsidRPr="005C1750" w:rsidRDefault="00BA23AE" w:rsidP="005C1750">
      <w:pPr>
        <w:spacing w:line="400" w:lineRule="exact"/>
        <w:ind w:firstLineChars="200" w:firstLine="480"/>
        <w:rPr>
          <w:rFonts w:ascii="Times New Roman" w:hAnsi="Times New Roman" w:cs="Times New Roman"/>
        </w:rPr>
      </w:pPr>
      <w:r w:rsidRPr="005C1750">
        <w:rPr>
          <w:rFonts w:ascii="Times New Roman" w:hAnsi="Times New Roman" w:cs="Times New Roman"/>
        </w:rPr>
        <w:lastRenderedPageBreak/>
        <w:t>由前文所知，基于状态更新的流式图计算模型，有</w:t>
      </w:r>
      <w:r w:rsidRPr="005C1750">
        <w:rPr>
          <w:rFonts w:ascii="Times New Roman" w:hAnsi="Times New Roman" w:cs="Times New Roman"/>
        </w:rPr>
        <w:t>State, Event, Transform</w:t>
      </w:r>
      <w:r w:rsidRPr="005C1750">
        <w:rPr>
          <w:rFonts w:ascii="Times New Roman" w:hAnsi="Times New Roman" w:cs="Times New Roman"/>
        </w:rPr>
        <w:t>三个重要的概念。针对</w:t>
      </w:r>
      <w:r w:rsidRPr="005C1750">
        <w:rPr>
          <w:rFonts w:ascii="Times New Roman" w:hAnsi="Times New Roman" w:cs="Times New Roman"/>
        </w:rPr>
        <w:t>Triangle Count</w:t>
      </w:r>
      <w:r w:rsidRPr="005C1750">
        <w:rPr>
          <w:rFonts w:ascii="Times New Roman" w:hAnsi="Times New Roman" w:cs="Times New Roman"/>
        </w:rPr>
        <w:t>算法，这三个组件的定义如下：</w:t>
      </w:r>
    </w:p>
    <w:p w14:paraId="57EC708F" w14:textId="0F2EF6E4" w:rsidR="00BA23AE"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54435F">
        <w:rPr>
          <w:rFonts w:ascii="Times New Roman" w:hAnsi="Times New Roman" w:cs="Times New Roman"/>
        </w:rPr>
        <w:t>State</w:t>
      </w:r>
      <w:r w:rsidR="0054435F">
        <w:rPr>
          <w:rFonts w:ascii="Times New Roman" w:hAnsi="Times New Roman" w:cs="Times New Roman" w:hint="eastAsia"/>
        </w:rPr>
        <w:t>：</w:t>
      </w:r>
      <w:r w:rsidR="00BA23AE" w:rsidRPr="005C1750">
        <w:rPr>
          <w:rFonts w:ascii="Times New Roman" w:hAnsi="Times New Roman" w:cs="Times New Roman"/>
        </w:rPr>
        <w:t>图的</w:t>
      </w:r>
      <w:r w:rsidR="00BA23AE" w:rsidRPr="005C1750">
        <w:rPr>
          <w:rFonts w:ascii="Times New Roman" w:hAnsi="Times New Roman" w:cs="Times New Roman"/>
        </w:rPr>
        <w:t>State</w:t>
      </w:r>
      <w:r w:rsidR="009E0C05"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5C1750">
        <w:rPr>
          <w:rFonts w:ascii="Times New Roman" w:hAnsi="Times New Roman" w:cs="Times New Roman"/>
        </w:rPr>
        <w:t xml:space="preserve"> </w:t>
      </w:r>
      <w:r w:rsidR="00BA23AE"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5C1750">
        <w:rPr>
          <w:rFonts w:ascii="Times New Roman" w:hAnsi="Times New Roman" w:cs="Times New Roman"/>
        </w:rPr>
        <w:t>，表示顶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5C1750">
        <w:rPr>
          <w:rFonts w:ascii="Times New Roman" w:hAnsi="Times New Roman" w:cs="Times New Roman"/>
        </w:rPr>
        <w:t>，</w:t>
      </w:r>
      <w:r w:rsidRPr="005C1750">
        <w:rPr>
          <w:rFonts w:ascii="Times New Roman" w:hAnsi="Times New Roman" w:cs="Times New Roman"/>
        </w:rPr>
        <w:t xml:space="preserve"> </w:t>
      </w:r>
      <w:r w:rsidR="00823532" w:rsidRPr="005C1750">
        <w:rPr>
          <w:rFonts w:ascii="Times New Roman" w:hAnsi="Times New Roman" w:cs="Times New Roman"/>
        </w:rPr>
        <w:t>顶</w:t>
      </w:r>
      <w:r w:rsidR="00BA23AE" w:rsidRPr="005C1750">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5C1750">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5C1750">
        <w:rPr>
          <w:rFonts w:ascii="Times New Roman" w:hAnsi="Times New Roman" w:cs="Times New Roman"/>
        </w:rPr>
        <w:t>；</w:t>
      </w:r>
    </w:p>
    <w:p w14:paraId="24A6F624" w14:textId="59ED103A" w:rsidR="00BA23AE" w:rsidRPr="005C1750" w:rsidRDefault="003B5C69"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54435F">
        <w:rPr>
          <w:rFonts w:ascii="Times New Roman" w:hAnsi="Times New Roman" w:cs="Times New Roman"/>
        </w:rPr>
        <w:t>Event</w:t>
      </w:r>
      <w:r w:rsidR="0054435F">
        <w:rPr>
          <w:rFonts w:ascii="Times New Roman" w:hAnsi="Times New Roman" w:cs="Times New Roman" w:hint="eastAsia"/>
        </w:rPr>
        <w:t>：</w:t>
      </w:r>
      <w:r w:rsidR="00C0686A" w:rsidRPr="005C1750">
        <w:rPr>
          <w:rFonts w:ascii="Times New Roman" w:hAnsi="Times New Roman" w:cs="Times New Roman"/>
        </w:rPr>
        <w:t>图的</w:t>
      </w:r>
      <w:r w:rsidR="00C0686A" w:rsidRPr="005C1750">
        <w:rPr>
          <w:rFonts w:ascii="Times New Roman" w:hAnsi="Times New Roman" w:cs="Times New Roman"/>
        </w:rPr>
        <w:t>Event</w:t>
      </w:r>
      <w:r w:rsidR="00C0686A" w:rsidRPr="005C1750">
        <w:rPr>
          <w:rFonts w:ascii="Times New Roman" w:hAnsi="Times New Roman" w:cs="Times New Roman"/>
        </w:rPr>
        <w:t>为图到达一条边相关的事件，那么</w:t>
      </w:r>
      <w:r w:rsidR="00C0686A" w:rsidRPr="005C1750">
        <w:rPr>
          <w:rFonts w:ascii="Times New Roman" w:hAnsi="Times New Roman" w:cs="Times New Roman"/>
        </w:rPr>
        <w:t>Event</w:t>
      </w:r>
      <w:r w:rsidR="00C0686A"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5C1750">
        <w:rPr>
          <w:rFonts w:ascii="Times New Roman" w:hAnsi="Times New Roman" w:cs="Times New Roman"/>
        </w:rPr>
        <w:t xml:space="preserve"> </w:t>
      </w:r>
      <w:r w:rsidR="00C0686A"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5C1750">
        <w:rPr>
          <w:rFonts w:ascii="Times New Roman" w:hAnsi="Times New Roman" w:cs="Times New Roman"/>
        </w:rPr>
        <w:t>，</w:t>
      </w:r>
      <m:oMath>
        <m:r>
          <w:rPr>
            <w:rFonts w:ascii="Cambria Math" w:hAnsi="Cambria Math" w:cs="Times New Roman"/>
            <w:szCs w:val="24"/>
          </w:rPr>
          <m:t>TYPE∈{ADD,UPDATE,DELETE}</m:t>
        </m:r>
      </m:oMath>
      <w:r w:rsidR="00C0686A" w:rsidRPr="005C1750">
        <w:rPr>
          <w:rFonts w:ascii="Times New Roman" w:hAnsi="Times New Roman" w:cs="Times New Roman"/>
        </w:rPr>
        <w:t>,</w:t>
      </w:r>
      <w:r w:rsidR="00C0686A" w:rsidRPr="005C1750">
        <w:rPr>
          <w:rFonts w:ascii="Times New Roman" w:hAnsi="Times New Roman" w:cs="Times New Roman"/>
        </w:rPr>
        <w:t>这三种状态对应的事件分别为增加一条边，更新一条边和删除一条边；</w:t>
      </w:r>
    </w:p>
    <w:p w14:paraId="50CD5FFD" w14:textId="52212E28" w:rsidR="003B5C69" w:rsidRPr="005C1750" w:rsidRDefault="002A5E1F" w:rsidP="005C1750">
      <w:pPr>
        <w:spacing w:line="400" w:lineRule="exact"/>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54435F">
        <w:rPr>
          <w:rFonts w:ascii="Times New Roman" w:hAnsi="Times New Roman" w:cs="Times New Roman"/>
        </w:rPr>
        <w:t>Transform</w:t>
      </w:r>
      <w:r w:rsidR="0054435F">
        <w:rPr>
          <w:rFonts w:ascii="Times New Roman" w:hAnsi="Times New Roman" w:cs="Times New Roman" w:hint="eastAsia"/>
        </w:rPr>
        <w:t>：</w:t>
      </w:r>
      <w:r w:rsidR="003B5C69" w:rsidRPr="005C1750">
        <w:rPr>
          <w:rFonts w:ascii="Times New Roman" w:hAnsi="Times New Roman" w:cs="Times New Roman"/>
        </w:rPr>
        <w:t>图的状态在事件流的驱动下的转换函数，如算法</w:t>
      </w:r>
      <w:r w:rsidRPr="005C1750">
        <w:rPr>
          <w:rFonts w:ascii="Times New Roman" w:hAnsi="Times New Roman" w:cs="Times New Roman"/>
        </w:rPr>
        <w:t>3</w:t>
      </w:r>
      <w:r w:rsidR="003B5C69"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0E895A61" w:rsidR="002A5E1F" w:rsidRPr="005C1750" w:rsidRDefault="00723ABC" w:rsidP="00890EB5">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3</w:t>
      </w:r>
      <w:r w:rsidRPr="005C1750">
        <w:rPr>
          <w:rFonts w:ascii="Times New Roman" w:hAnsi="Times New Roman" w:cs="Times New Roman"/>
        </w:rPr>
        <w:t>演示了动态的</w:t>
      </w:r>
      <w:r w:rsidRPr="005C1750">
        <w:rPr>
          <w:rFonts w:ascii="Times New Roman" w:hAnsi="Times New Roman" w:cs="Times New Roman"/>
        </w:rPr>
        <w:t>TC</w:t>
      </w:r>
      <w:r w:rsidRPr="005C1750">
        <w:rPr>
          <w:rFonts w:ascii="Times New Roman" w:hAnsi="Times New Roman" w:cs="Times New Roman"/>
        </w:rPr>
        <w:t>算法</w:t>
      </w:r>
      <w:r w:rsidR="00036EAF" w:rsidRPr="005C1750">
        <w:rPr>
          <w:rFonts w:ascii="Times New Roman" w:hAnsi="Times New Roman" w:cs="Times New Roman"/>
        </w:rPr>
        <w:t>流程</w:t>
      </w:r>
      <w:r w:rsidRPr="005C1750">
        <w:rPr>
          <w:rFonts w:ascii="Times New Roman" w:hAnsi="Times New Roman" w:cs="Times New Roman"/>
        </w:rPr>
        <w:t>。</w:t>
      </w:r>
      <w:r w:rsidR="007F4C75" w:rsidRPr="005C1750">
        <w:rPr>
          <w:rFonts w:ascii="Times New Roman" w:hAnsi="Times New Roman" w:cs="Times New Roman"/>
        </w:rPr>
        <w:t>事件</w:t>
      </w:r>
      <w:r w:rsidR="007F4C75" w:rsidRPr="005C1750">
        <w:rPr>
          <w:rFonts w:ascii="Times New Roman" w:hAnsi="Times New Roman" w:cs="Times New Roman"/>
        </w:rPr>
        <w:t>z</w:t>
      </w:r>
      <w:r w:rsidR="007F4C75" w:rsidRPr="005C1750">
        <w:rPr>
          <w:rFonts w:ascii="Times New Roman" w:hAnsi="Times New Roman" w:cs="Times New Roman"/>
        </w:rPr>
        <w:t>作为算法的驱动，驱使图由当前的状态转换为下一时刻的状态。程序第</w:t>
      </w:r>
      <w:r w:rsidR="007F4C75" w:rsidRPr="005C1750">
        <w:rPr>
          <w:rFonts w:ascii="Times New Roman" w:hAnsi="Times New Roman" w:cs="Times New Roman"/>
        </w:rPr>
        <w:t>2</w:t>
      </w:r>
      <w:r w:rsidR="007F4C75" w:rsidRPr="005C1750">
        <w:rPr>
          <w:rFonts w:ascii="Times New Roman" w:hAnsi="Times New Roman" w:cs="Times New Roman"/>
        </w:rPr>
        <w:t>行和第</w:t>
      </w:r>
      <w:r w:rsidR="007F4C75" w:rsidRPr="005C1750">
        <w:rPr>
          <w:rFonts w:ascii="Times New Roman" w:hAnsi="Times New Roman" w:cs="Times New Roman"/>
        </w:rPr>
        <w:t>3</w:t>
      </w:r>
      <w:r w:rsidR="007F4C75" w:rsidRPr="005C1750">
        <w:rPr>
          <w:rFonts w:ascii="Times New Roman" w:hAnsi="Times New Roman" w:cs="Times New Roman"/>
        </w:rPr>
        <w:t>行</w:t>
      </w:r>
      <w:r w:rsidR="00137D11" w:rsidRPr="005C1750">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5C1750">
        <w:rPr>
          <w:rFonts w:ascii="Times New Roman" w:hAnsi="Times New Roman" w:cs="Times New Roman"/>
        </w:rPr>
        <w:t>的邻接点</w:t>
      </w:r>
      <w:r w:rsidR="00D03406" w:rsidRPr="005C1750">
        <w:rPr>
          <w:rFonts w:ascii="Times New Roman" w:hAnsi="Times New Roman" w:cs="Times New Roman"/>
        </w:rPr>
        <w:t>；</w:t>
      </w:r>
      <w:r w:rsidR="00F60F98" w:rsidRPr="005C1750">
        <w:rPr>
          <w:rFonts w:ascii="Times New Roman" w:hAnsi="Times New Roman" w:cs="Times New Roman"/>
        </w:rPr>
        <w:t>第</w:t>
      </w:r>
      <w:r w:rsidR="00F60F98" w:rsidRPr="005C1750">
        <w:rPr>
          <w:rFonts w:ascii="Times New Roman" w:hAnsi="Times New Roman" w:cs="Times New Roman"/>
        </w:rPr>
        <w:t>4</w:t>
      </w:r>
      <w:r w:rsidR="00F60F98" w:rsidRPr="005C1750">
        <w:rPr>
          <w:rFonts w:ascii="Times New Roman" w:hAnsi="Times New Roman" w:cs="Times New Roman"/>
        </w:rPr>
        <w:t>行从事件</w:t>
      </w:r>
      <w:r w:rsidR="00F60F98" w:rsidRPr="005C1750">
        <w:rPr>
          <w:rFonts w:ascii="Times New Roman" w:hAnsi="Times New Roman" w:cs="Times New Roman"/>
        </w:rPr>
        <w:t>z</w:t>
      </w:r>
      <w:r w:rsidR="00F60F98" w:rsidRPr="005C1750">
        <w:rPr>
          <w:rFonts w:ascii="Times New Roman" w:hAnsi="Times New Roman" w:cs="Times New Roman"/>
        </w:rPr>
        <w:t>中取出新增的边的源顶点和目标顶点</w:t>
      </w:r>
      <w:r w:rsidR="00D03406" w:rsidRPr="005C1750">
        <w:rPr>
          <w:rFonts w:ascii="Times New Roman" w:hAnsi="Times New Roman" w:cs="Times New Roman"/>
        </w:rPr>
        <w:t>；</w:t>
      </w:r>
      <w:r w:rsidR="00A431A1" w:rsidRPr="005C1750">
        <w:rPr>
          <w:rFonts w:ascii="Times New Roman" w:hAnsi="Times New Roman" w:cs="Times New Roman"/>
        </w:rPr>
        <w:t>第</w:t>
      </w:r>
      <w:r w:rsidR="00A431A1" w:rsidRPr="005C1750">
        <w:rPr>
          <w:rFonts w:ascii="Times New Roman" w:hAnsi="Times New Roman" w:cs="Times New Roman"/>
        </w:rPr>
        <w:t>5</w:t>
      </w:r>
      <w:r w:rsidR="00A431A1" w:rsidRPr="005C1750">
        <w:rPr>
          <w:rFonts w:ascii="Times New Roman" w:hAnsi="Times New Roman" w:cs="Times New Roman"/>
        </w:rPr>
        <w:t>行和第</w:t>
      </w:r>
      <w:r w:rsidR="00A431A1" w:rsidRPr="005C1750">
        <w:rPr>
          <w:rFonts w:ascii="Times New Roman" w:hAnsi="Times New Roman" w:cs="Times New Roman"/>
        </w:rPr>
        <w:t>6</w:t>
      </w:r>
      <w:r w:rsidR="00A431A1" w:rsidRPr="005C1750">
        <w:rPr>
          <w:rFonts w:ascii="Times New Roman" w:hAnsi="Times New Roman" w:cs="Times New Roman"/>
        </w:rPr>
        <w:t>行</w:t>
      </w:r>
      <w:r w:rsidR="004340A7" w:rsidRPr="005C1750">
        <w:rPr>
          <w:rFonts w:ascii="Times New Roman" w:hAnsi="Times New Roman" w:cs="Times New Roman"/>
        </w:rPr>
        <w:t>获取这两个顶点的状态</w:t>
      </w:r>
      <w:r w:rsidR="00D03406" w:rsidRPr="005C1750">
        <w:rPr>
          <w:rFonts w:ascii="Times New Roman" w:hAnsi="Times New Roman" w:cs="Times New Roman"/>
        </w:rPr>
        <w:t>；</w:t>
      </w:r>
      <w:r w:rsidR="001620CB" w:rsidRPr="005C1750">
        <w:rPr>
          <w:rFonts w:ascii="Times New Roman" w:hAnsi="Times New Roman" w:cs="Times New Roman"/>
        </w:rPr>
        <w:t>第</w:t>
      </w:r>
      <w:r w:rsidR="001620CB" w:rsidRPr="005C1750">
        <w:rPr>
          <w:rFonts w:ascii="Times New Roman" w:hAnsi="Times New Roman" w:cs="Times New Roman"/>
        </w:rPr>
        <w:t>7-</w:t>
      </w:r>
      <w:r w:rsidR="004D5F3F" w:rsidRPr="005C1750">
        <w:rPr>
          <w:rFonts w:ascii="Times New Roman" w:hAnsi="Times New Roman" w:cs="Times New Roman"/>
        </w:rPr>
        <w:t>12</w:t>
      </w:r>
      <w:r w:rsidR="001620CB"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5C1750">
        <w:rPr>
          <w:rFonts w:ascii="Times New Roman" w:hAnsi="Times New Roman" w:cs="Times New Roman"/>
        </w:rPr>
        <w:t>的邻接点</w:t>
      </w:r>
      <w:r w:rsidR="00D03406" w:rsidRPr="005C1750">
        <w:rPr>
          <w:rFonts w:ascii="Times New Roman" w:hAnsi="Times New Roman" w:cs="Times New Roman"/>
        </w:rPr>
        <w:t>；</w:t>
      </w:r>
      <w:r w:rsidR="00AB5CF8" w:rsidRPr="005C1750">
        <w:rPr>
          <w:rFonts w:ascii="Times New Roman" w:hAnsi="Times New Roman" w:cs="Times New Roman"/>
        </w:rPr>
        <w:t>第</w:t>
      </w:r>
      <w:r w:rsidR="00AB5CF8" w:rsidRPr="005C1750">
        <w:rPr>
          <w:rFonts w:ascii="Times New Roman" w:hAnsi="Times New Roman" w:cs="Times New Roman"/>
        </w:rPr>
        <w:t>13</w:t>
      </w:r>
      <w:r w:rsidR="00AB5CF8" w:rsidRPr="005C1750">
        <w:rPr>
          <w:rFonts w:ascii="Times New Roman" w:hAnsi="Times New Roman" w:cs="Times New Roman"/>
        </w:rPr>
        <w:t>行用来求解这两个集合的交集</w:t>
      </w:r>
      <w:r w:rsidR="00955EBB" w:rsidRPr="005C1750">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5C1750">
        <w:rPr>
          <w:rFonts w:ascii="Times New Roman" w:hAnsi="Times New Roman" w:cs="Times New Roman"/>
        </w:rPr>
        <w:t>的公共邻接点</w:t>
      </w:r>
      <w:r w:rsidR="00B219D3" w:rsidRPr="005C1750">
        <w:rPr>
          <w:rFonts w:ascii="Times New Roman" w:hAnsi="Times New Roman" w:cs="Times New Roman"/>
        </w:rPr>
        <w:t>，这些公共邻接点将会构成新的三角形</w:t>
      </w:r>
      <w:r w:rsidR="00D03406" w:rsidRPr="005C1750">
        <w:rPr>
          <w:rFonts w:ascii="Times New Roman" w:hAnsi="Times New Roman" w:cs="Times New Roman"/>
        </w:rPr>
        <w:t>；</w:t>
      </w:r>
      <w:r w:rsidR="009579CE" w:rsidRPr="005C1750">
        <w:rPr>
          <w:rFonts w:ascii="Times New Roman" w:hAnsi="Times New Roman" w:cs="Times New Roman"/>
        </w:rPr>
        <w:t>第</w:t>
      </w:r>
      <w:r w:rsidR="009579CE" w:rsidRPr="005C1750">
        <w:rPr>
          <w:rFonts w:ascii="Times New Roman" w:hAnsi="Times New Roman" w:cs="Times New Roman"/>
        </w:rPr>
        <w:t>16-22</w:t>
      </w:r>
      <w:r w:rsidR="009579CE" w:rsidRPr="005C1750">
        <w:rPr>
          <w:rFonts w:ascii="Times New Roman" w:hAnsi="Times New Roman" w:cs="Times New Roman"/>
        </w:rPr>
        <w:t>行</w:t>
      </w:r>
      <w:r w:rsidR="00502C98" w:rsidRPr="005C1750">
        <w:rPr>
          <w:rFonts w:ascii="Times New Roman" w:hAnsi="Times New Roman" w:cs="Times New Roman"/>
        </w:rPr>
        <w:t>根据事件的类型</w:t>
      </w:r>
      <w:r w:rsidR="009579CE" w:rsidRPr="005C1750">
        <w:rPr>
          <w:rFonts w:ascii="Times New Roman" w:hAnsi="Times New Roman" w:cs="Times New Roman"/>
        </w:rPr>
        <w:t>来更新这些公共邻接点的状态</w:t>
      </w:r>
      <w:r w:rsidR="00502C98" w:rsidRPr="005C1750">
        <w:rPr>
          <w:rFonts w:ascii="Times New Roman" w:hAnsi="Times New Roman" w:cs="Times New Roman"/>
        </w:rPr>
        <w:t>—</w:t>
      </w:r>
      <w:r w:rsidR="00502C98" w:rsidRPr="005C1750">
        <w:rPr>
          <w:rFonts w:ascii="Times New Roman" w:hAnsi="Times New Roman" w:cs="Times New Roman"/>
        </w:rPr>
        <w:t>如果事件类型为</w:t>
      </w:r>
      <w:r w:rsidR="00502C98" w:rsidRPr="005C1750">
        <w:rPr>
          <w:rFonts w:ascii="Times New Roman" w:hAnsi="Times New Roman" w:cs="Times New Roman"/>
        </w:rPr>
        <w:t>ADD</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值增加</w:t>
      </w:r>
      <w:r w:rsidR="00502C98" w:rsidRPr="005C1750">
        <w:rPr>
          <w:rFonts w:ascii="Times New Roman" w:hAnsi="Times New Roman" w:cs="Times New Roman"/>
        </w:rPr>
        <w:t>1</w:t>
      </w:r>
      <w:r w:rsidR="00502C98" w:rsidRPr="005C1750">
        <w:rPr>
          <w:rFonts w:ascii="Times New Roman" w:hAnsi="Times New Roman" w:cs="Times New Roman"/>
        </w:rPr>
        <w:t>，如果事件类型为</w:t>
      </w:r>
      <w:r w:rsidR="00502C98" w:rsidRPr="005C1750">
        <w:rPr>
          <w:rFonts w:ascii="Times New Roman" w:hAnsi="Times New Roman" w:cs="Times New Roman"/>
        </w:rPr>
        <w:t>DELETE</w:t>
      </w:r>
      <w:r w:rsidR="00502C98" w:rsidRPr="005C1750">
        <w:rPr>
          <w:rFonts w:ascii="Times New Roman" w:hAnsi="Times New Roman" w:cs="Times New Roman"/>
        </w:rPr>
        <w:t>，则将这些公共邻接点的</w:t>
      </w:r>
      <w:r w:rsidR="00502C98" w:rsidRPr="005C1750">
        <w:rPr>
          <w:rFonts w:ascii="Times New Roman" w:hAnsi="Times New Roman" w:cs="Times New Roman"/>
        </w:rPr>
        <w:t>TC</w:t>
      </w:r>
      <w:r w:rsidR="00502C98" w:rsidRPr="005C1750">
        <w:rPr>
          <w:rFonts w:ascii="Times New Roman" w:hAnsi="Times New Roman" w:cs="Times New Roman"/>
        </w:rPr>
        <w:t>值减少</w:t>
      </w:r>
      <w:r w:rsidR="00D03406" w:rsidRPr="005C1750">
        <w:rPr>
          <w:rFonts w:ascii="Times New Roman" w:hAnsi="Times New Roman" w:cs="Times New Roman"/>
        </w:rPr>
        <w:t>1</w:t>
      </w:r>
      <w:r w:rsidR="00D03406" w:rsidRPr="005C1750">
        <w:rPr>
          <w:rFonts w:ascii="Times New Roman" w:hAnsi="Times New Roman" w:cs="Times New Roman"/>
        </w:rPr>
        <w:t>；</w:t>
      </w:r>
      <w:r w:rsidR="0075053A" w:rsidRPr="005C1750">
        <w:rPr>
          <w:rFonts w:ascii="Times New Roman" w:hAnsi="Times New Roman" w:cs="Times New Roman"/>
        </w:rPr>
        <w:t>第</w:t>
      </w:r>
      <w:r w:rsidR="0075053A" w:rsidRPr="005C1750">
        <w:rPr>
          <w:rFonts w:ascii="Times New Roman" w:hAnsi="Times New Roman" w:cs="Times New Roman"/>
        </w:rPr>
        <w:t>23-32</w:t>
      </w:r>
      <w:r w:rsidR="0075053A" w:rsidRPr="005C1750">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5C1750">
        <w:rPr>
          <w:rFonts w:ascii="Times New Roman" w:hAnsi="Times New Roman" w:cs="Times New Roman"/>
        </w:rPr>
        <w:t>的状态</w:t>
      </w:r>
      <w:r w:rsidR="00811EAA" w:rsidRPr="005C1750">
        <w:rPr>
          <w:rFonts w:ascii="Times New Roman" w:hAnsi="Times New Roman" w:cs="Times New Roman"/>
        </w:rPr>
        <w:t>—</w:t>
      </w:r>
      <w:r w:rsidR="00811EAA" w:rsidRPr="005C1750">
        <w:rPr>
          <w:rFonts w:ascii="Times New Roman" w:hAnsi="Times New Roman" w:cs="Times New Roman"/>
        </w:rPr>
        <w:t>如果事件类型为</w:t>
      </w:r>
      <w:r w:rsidR="00811EAA" w:rsidRPr="005C1750">
        <w:rPr>
          <w:rFonts w:ascii="Times New Roman" w:hAnsi="Times New Roman" w:cs="Times New Roman"/>
        </w:rPr>
        <w:t>ADD</w:t>
      </w:r>
      <w:del w:id="260" w:author="Shen" w:date="2017-03-30T17:09:00Z">
        <w:r w:rsidR="00811EAA" w:rsidRPr="005C1750" w:rsidDel="00FB3641">
          <w:rPr>
            <w:rFonts w:ascii="Times New Roman" w:hAnsi="Times New Roman" w:cs="Times New Roman" w:hint="eastAsia"/>
          </w:rPr>
          <w:delText>,</w:delText>
        </w:r>
      </w:del>
      <w:ins w:id="261" w:author="Shen" w:date="2017-03-30T17:09:00Z">
        <w:r w:rsidR="00FB3641">
          <w:rPr>
            <w:rFonts w:ascii="Times New Roman" w:hAnsi="Times New Roman" w:cs="Times New Roman" w:hint="eastAsia"/>
          </w:rPr>
          <w:t>，</w:t>
        </w:r>
      </w:ins>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值增加</w:t>
      </w:r>
      <w:r w:rsidR="00811EAA" w:rsidRPr="005C1750">
        <w:rPr>
          <w:rFonts w:ascii="Times New Roman" w:hAnsi="Times New Roman" w:cs="Times New Roman"/>
        </w:rPr>
        <w:t>|cross|,|cross|</w:t>
      </w:r>
      <w:r w:rsidR="00811EAA" w:rsidRPr="005C1750">
        <w:rPr>
          <w:rFonts w:ascii="Times New Roman" w:hAnsi="Times New Roman" w:cs="Times New Roman"/>
        </w:rPr>
        <w:t>为公共邻接点的数目，如果事件类型为</w:t>
      </w:r>
      <w:r w:rsidR="00811EAA" w:rsidRPr="005C1750">
        <w:rPr>
          <w:rFonts w:ascii="Times New Roman" w:hAnsi="Times New Roman" w:cs="Times New Roman"/>
        </w:rPr>
        <w:t>DELETE</w:t>
      </w:r>
      <w:del w:id="262" w:author="Shen" w:date="2017-03-30T17:09:00Z">
        <w:r w:rsidR="00811EAA" w:rsidRPr="005C1750" w:rsidDel="00FB3641">
          <w:rPr>
            <w:rFonts w:ascii="Times New Roman" w:hAnsi="Times New Roman" w:cs="Times New Roman" w:hint="eastAsia"/>
          </w:rPr>
          <w:delText>,</w:delText>
        </w:r>
      </w:del>
      <w:ins w:id="263" w:author="Shen" w:date="2017-03-30T17:09:00Z">
        <w:r w:rsidR="00FB3641">
          <w:rPr>
            <w:rFonts w:ascii="Times New Roman" w:hAnsi="Times New Roman" w:cs="Times New Roman" w:hint="eastAsia"/>
          </w:rPr>
          <w:t>，</w:t>
        </w:r>
      </w:ins>
      <w:r w:rsidR="00811EAA" w:rsidRPr="005C1750">
        <w:rPr>
          <w:rFonts w:ascii="Times New Roman" w:hAnsi="Times New Roman" w:cs="Times New Roman"/>
        </w:rPr>
        <w:t>则将其</w:t>
      </w:r>
      <w:r w:rsidR="00811EAA" w:rsidRPr="005C1750">
        <w:rPr>
          <w:rFonts w:ascii="Times New Roman" w:hAnsi="Times New Roman" w:cs="Times New Roman"/>
        </w:rPr>
        <w:t>TC</w:t>
      </w:r>
      <w:r w:rsidR="00811EAA" w:rsidRPr="005C1750">
        <w:rPr>
          <w:rFonts w:ascii="Times New Roman" w:hAnsi="Times New Roman" w:cs="Times New Roman"/>
        </w:rPr>
        <w:t>值减少</w:t>
      </w:r>
      <w:r w:rsidR="00811EAA" w:rsidRPr="005C1750">
        <w:rPr>
          <w:rFonts w:ascii="Times New Roman" w:hAnsi="Times New Roman" w:cs="Times New Roman"/>
        </w:rPr>
        <w:t>|cross|</w:t>
      </w:r>
      <w:r w:rsidR="00811EAA" w:rsidRPr="005C1750">
        <w:rPr>
          <w:rFonts w:ascii="Times New Roman" w:hAnsi="Times New Roman" w:cs="Times New Roman"/>
        </w:rPr>
        <w:t>。</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2DFCDE45" w:rsidR="00994B39" w:rsidRDefault="00994B39" w:rsidP="00994B39">
      <w:pPr>
        <w:pStyle w:val="ad"/>
        <w:jc w:val="center"/>
      </w:pPr>
      <w:r>
        <w:t>图</w:t>
      </w:r>
      <w:r>
        <w:t xml:space="preserve"> </w:t>
      </w:r>
      <w:r w:rsidR="00CF6B8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101777C8" w:rsidR="00994B39" w:rsidRPr="005C1750" w:rsidRDefault="00994B39" w:rsidP="00994B39">
      <w:pPr>
        <w:rPr>
          <w:rFonts w:ascii="Times New Roman" w:hAnsi="Times New Roman" w:cs="Times New Roman"/>
        </w:rPr>
      </w:pPr>
      <w:r>
        <w:rPr>
          <w:rFonts w:hint="eastAsia"/>
        </w:rPr>
        <w:t xml:space="preserve">   </w:t>
      </w:r>
      <w:r w:rsidRPr="005C1750">
        <w:rPr>
          <w:rFonts w:ascii="Times New Roman" w:hAnsi="Times New Roman" w:cs="Times New Roman"/>
        </w:rPr>
        <w:t xml:space="preserve"> </w:t>
      </w:r>
      <w:r w:rsidRPr="005C1750">
        <w:rPr>
          <w:rFonts w:ascii="Times New Roman" w:hAnsi="Times New Roman" w:cs="Times New Roman"/>
        </w:rPr>
        <w:t>如图</w:t>
      </w:r>
      <w:r w:rsidRPr="005C1750">
        <w:rPr>
          <w:rFonts w:ascii="Times New Roman" w:hAnsi="Times New Roman" w:cs="Times New Roman"/>
        </w:rPr>
        <w:t>4</w:t>
      </w:r>
      <w:del w:id="264" w:author="Shen" w:date="2017-03-30T17:10:00Z">
        <w:r w:rsidRPr="005C1750" w:rsidDel="00FB3641">
          <w:rPr>
            <w:rFonts w:ascii="Times New Roman" w:hAnsi="Times New Roman" w:cs="Times New Roman" w:hint="eastAsia"/>
          </w:rPr>
          <w:delText>.</w:delText>
        </w:r>
      </w:del>
      <w:ins w:id="265" w:author="Shen" w:date="2017-03-30T17:10:00Z">
        <w:r w:rsidR="00FB3641">
          <w:rPr>
            <w:rFonts w:ascii="Times New Roman" w:hAnsi="Times New Roman" w:cs="Times New Roman" w:hint="eastAsia"/>
          </w:rPr>
          <w:t>-</w:t>
        </w:r>
      </w:ins>
      <w:r w:rsidRPr="005C1750">
        <w:rPr>
          <w:rFonts w:ascii="Times New Roman" w:hAnsi="Times New Roman" w:cs="Times New Roman"/>
        </w:rPr>
        <w:t>1</w:t>
      </w:r>
      <w:r w:rsidRPr="005C1750">
        <w:rPr>
          <w:rFonts w:ascii="Times New Roman" w:hAnsi="Times New Roman" w:cs="Times New Roman"/>
        </w:rPr>
        <w:t>所示，</w:t>
      </w:r>
      <w:r w:rsidR="00431490" w:rsidRPr="005C1750">
        <w:rPr>
          <w:rFonts w:ascii="Times New Roman" w:hAnsi="Times New Roman" w:cs="Times New Roman"/>
        </w:rPr>
        <w:t>左边蓝色的图为当前时刻图的状态，在增加一条边之后，即图中黄色顶点及其连线，这会使得整个图新增了</w:t>
      </w:r>
      <w:r w:rsidR="00431490" w:rsidRPr="005C1750">
        <w:rPr>
          <w:rFonts w:ascii="Times New Roman" w:hAnsi="Times New Roman" w:cs="Times New Roman"/>
        </w:rPr>
        <w:t>4</w:t>
      </w:r>
      <w:r w:rsidR="00431490" w:rsidRPr="005C1750">
        <w:rPr>
          <w:rFonts w:ascii="Times New Roman" w:hAnsi="Times New Roman" w:cs="Times New Roman"/>
        </w:rPr>
        <w:t>个三角形</w:t>
      </w:r>
      <w:r w:rsidR="006379B4">
        <w:rPr>
          <w:rFonts w:ascii="Times New Roman" w:hAnsi="Times New Roman" w:cs="Times New Roman" w:hint="eastAsia"/>
        </w:rPr>
        <w:t>（图</w:t>
      </w:r>
      <w:r w:rsidR="00544E1F">
        <w:rPr>
          <w:rFonts w:ascii="Times New Roman" w:hAnsi="Times New Roman" w:cs="Times New Roman" w:hint="eastAsia"/>
        </w:rPr>
        <w:t>4-</w:t>
      </w:r>
      <w:r w:rsidR="00544E1F">
        <w:rPr>
          <w:rFonts w:ascii="Times New Roman" w:hAnsi="Times New Roman" w:cs="Times New Roman"/>
        </w:rPr>
        <w:t>1</w:t>
      </w:r>
      <w:r w:rsidR="00544E1F">
        <w:rPr>
          <w:rFonts w:ascii="Times New Roman" w:hAnsi="Times New Roman" w:cs="Times New Roman" w:hint="eastAsia"/>
        </w:rPr>
        <w:t>右图</w:t>
      </w:r>
      <w:r w:rsidR="006379B4">
        <w:rPr>
          <w:rFonts w:ascii="Times New Roman" w:hAnsi="Times New Roman" w:cs="Times New Roman" w:hint="eastAsia"/>
        </w:rPr>
        <w:t>中</w:t>
      </w:r>
      <w:r w:rsidR="00482A5D">
        <w:rPr>
          <w:rFonts w:ascii="Times New Roman" w:hAnsi="Times New Roman" w:cs="Times New Roman" w:hint="eastAsia"/>
        </w:rPr>
        <w:t>黄色</w:t>
      </w:r>
      <w:r w:rsidR="006379B4">
        <w:rPr>
          <w:rFonts w:ascii="Times New Roman" w:hAnsi="Times New Roman" w:cs="Times New Roman" w:hint="eastAsia"/>
        </w:rPr>
        <w:t>三角形</w:t>
      </w:r>
      <w:r w:rsidR="00975306">
        <w:rPr>
          <w:rFonts w:ascii="Times New Roman" w:hAnsi="Times New Roman" w:cs="Times New Roman" w:hint="eastAsia"/>
        </w:rPr>
        <w:t>所示</w:t>
      </w:r>
      <w:r w:rsidR="006379B4">
        <w:rPr>
          <w:rFonts w:ascii="Times New Roman" w:hAnsi="Times New Roman" w:cs="Times New Roman" w:hint="eastAsia"/>
        </w:rPr>
        <w:t>）</w:t>
      </w:r>
      <w:r w:rsidR="00431490" w:rsidRPr="005C1750">
        <w:rPr>
          <w:rFonts w:ascii="Times New Roman" w:hAnsi="Times New Roman" w:cs="Times New Roman"/>
        </w:rPr>
        <w:t>，这</w:t>
      </w:r>
      <w:r w:rsidR="00431490" w:rsidRPr="005C1750">
        <w:rPr>
          <w:rFonts w:ascii="Times New Roman" w:hAnsi="Times New Roman" w:cs="Times New Roman"/>
        </w:rPr>
        <w:t>4</w:t>
      </w:r>
      <w:r w:rsidR="00431490" w:rsidRPr="005C1750">
        <w:rPr>
          <w:rFonts w:ascii="Times New Roman" w:hAnsi="Times New Roman" w:cs="Times New Roman"/>
        </w:rPr>
        <w:t>个三角形</w:t>
      </w:r>
      <w:r w:rsidR="00450837" w:rsidRPr="005C1750">
        <w:rPr>
          <w:rFonts w:ascii="Times New Roman" w:hAnsi="Times New Roman" w:cs="Times New Roman"/>
        </w:rPr>
        <w:t>即为新增边的两个顶点的公共邻接点</w:t>
      </w:r>
      <w:r w:rsidR="00747DDD">
        <w:rPr>
          <w:rFonts w:ascii="Times New Roman" w:hAnsi="Times New Roman" w:cs="Times New Roman" w:hint="eastAsia"/>
        </w:rPr>
        <w:t>所形成的三角形</w:t>
      </w:r>
      <w:r w:rsidR="00450837" w:rsidRPr="005C1750">
        <w:rPr>
          <w:rFonts w:ascii="Times New Roman" w:hAnsi="Times New Roman" w:cs="Times New Roman"/>
        </w:rPr>
        <w:t>。</w:t>
      </w:r>
      <w:r w:rsidR="003A2352" w:rsidRPr="005C1750">
        <w:rPr>
          <w:rFonts w:ascii="Times New Roman" w:hAnsi="Times New Roman" w:cs="Times New Roman"/>
        </w:rPr>
        <w:t>因此公共邻接点的三角形数目各自增加</w:t>
      </w:r>
      <w:r w:rsidR="003A2352" w:rsidRPr="005C1750">
        <w:rPr>
          <w:rFonts w:ascii="Times New Roman" w:hAnsi="Times New Roman" w:cs="Times New Roman"/>
        </w:rPr>
        <w:t>1</w:t>
      </w:r>
      <w:r w:rsidR="003A2352" w:rsidRPr="005C1750">
        <w:rPr>
          <w:rFonts w:ascii="Times New Roman" w:hAnsi="Times New Roman" w:cs="Times New Roman"/>
        </w:rPr>
        <w:t>，而新增边的两个顶点的三角形数目增加</w:t>
      </w:r>
      <w:r w:rsidR="003A2352" w:rsidRPr="005C1750">
        <w:rPr>
          <w:rFonts w:ascii="Times New Roman" w:hAnsi="Times New Roman" w:cs="Times New Roman"/>
        </w:rPr>
        <w:t>|cross|</w:t>
      </w:r>
      <w:r w:rsidR="003A2352" w:rsidRPr="005C1750">
        <w:rPr>
          <w:rFonts w:ascii="Times New Roman" w:hAnsi="Times New Roman" w:cs="Times New Roman"/>
        </w:rPr>
        <w:t>。</w:t>
      </w:r>
    </w:p>
    <w:p w14:paraId="17500125" w14:textId="09A8D4FF" w:rsidR="00643DA6" w:rsidRPr="00506AD7" w:rsidRDefault="00643DA6" w:rsidP="007C31F8">
      <w:pPr>
        <w:pStyle w:val="2"/>
        <w:numPr>
          <w:ilvl w:val="1"/>
          <w:numId w:val="37"/>
        </w:numPr>
        <w:rPr>
          <w:rFonts w:ascii="Times New Roman" w:hAnsi="Times New Roman" w:cs="Times New Roman"/>
          <w:szCs w:val="28"/>
        </w:rPr>
      </w:pPr>
      <w:bookmarkStart w:id="266" w:name="_Toc478509284"/>
      <w:bookmarkStart w:id="267" w:name="_Toc478569369"/>
      <w:r w:rsidRPr="00506AD7">
        <w:rPr>
          <w:rFonts w:ascii="Times New Roman" w:hAnsi="Times New Roman" w:cs="Times New Roman"/>
          <w:szCs w:val="28"/>
        </w:rPr>
        <w:t>Single Source Shortest Path</w:t>
      </w:r>
      <w:bookmarkEnd w:id="266"/>
      <w:bookmarkEnd w:id="267"/>
    </w:p>
    <w:p w14:paraId="1523A844" w14:textId="20609A1D" w:rsidR="009827B7" w:rsidRPr="005C1750" w:rsidRDefault="009827B7" w:rsidP="009827B7">
      <w:pPr>
        <w:ind w:firstLineChars="200" w:firstLine="480"/>
        <w:rPr>
          <w:rFonts w:ascii="Times New Roman" w:hAnsi="Times New Roman" w:cs="Times New Roman"/>
        </w:rPr>
      </w:pPr>
      <w:r w:rsidRPr="005C1750">
        <w:rPr>
          <w:rFonts w:ascii="Times New Roman" w:hAnsi="Times New Roman" w:cs="Times New Roman"/>
        </w:rPr>
        <w:t>SSSP</w:t>
      </w:r>
      <w:r w:rsidRPr="005C1750">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5C1750">
        <w:rPr>
          <w:rFonts w:ascii="Times New Roman" w:hAnsi="Times New Roman" w:cs="Times New Roman"/>
        </w:rPr>
        <w:t>GPS</w:t>
      </w:r>
      <w:r w:rsidRPr="005C1750">
        <w:rPr>
          <w:rFonts w:ascii="Times New Roman" w:hAnsi="Times New Roman" w:cs="Times New Roman"/>
        </w:rPr>
        <w:t>导航、社交网络等现实世界中许多应用的基本问题。</w:t>
      </w:r>
    </w:p>
    <w:p w14:paraId="51CA2310" w14:textId="093D270E" w:rsidR="004D4FE3" w:rsidRDefault="00BC489E" w:rsidP="00613D40">
      <w:pPr>
        <w:ind w:firstLineChars="200" w:firstLine="480"/>
        <w:rPr>
          <w:rFonts w:ascii="宋体" w:hAnsi="宋体"/>
        </w:rPr>
      </w:pPr>
      <w:r w:rsidRPr="005C1750">
        <w:rPr>
          <w:rFonts w:ascii="Times New Roman" w:hAnsi="Times New Roman" w:cs="Times New Roman"/>
        </w:rPr>
        <w:t>假设</w:t>
      </w:r>
      <w:r w:rsidR="004D4FE3" w:rsidRPr="005C1750">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5C1750">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w:t>
      </w:r>
      <w:r w:rsidR="00195D40" w:rsidRPr="005C1750">
        <w:rPr>
          <w:rFonts w:ascii="Times New Roman" w:hAnsi="Times New Roman" w:cs="Times New Roman"/>
        </w:rPr>
        <w:t>则一共有如图</w:t>
      </w:r>
      <w:r w:rsidR="00195D40" w:rsidRPr="005C1750">
        <w:rPr>
          <w:rFonts w:ascii="Times New Roman" w:hAnsi="Times New Roman" w:cs="Times New Roman"/>
        </w:rPr>
        <w:t>4-2</w:t>
      </w:r>
      <w:r w:rsidR="00195D40" w:rsidRPr="005C1750">
        <w:rPr>
          <w:rFonts w:ascii="Times New Roman" w:hAnsi="Times New Roman" w:cs="Times New Roman"/>
        </w:rPr>
        <w:t>所示的</w:t>
      </w:r>
      <w:r w:rsidR="00195D40" w:rsidRPr="005C1750">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31257F" w:rsidRPr="005C1750">
        <w:rPr>
          <w:rFonts w:ascii="Times New Roman" w:hAnsi="Times New Roman" w:cs="Times New Roman"/>
        </w:rPr>
        <w:t>新顶点；</w:t>
      </w:r>
      <w:r w:rsidR="00195D40" w:rsidRPr="005C1750">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31257F" w:rsidRPr="005C1750">
        <w:rPr>
          <w:rFonts w:ascii="Times New Roman" w:hAnsi="Times New Roman" w:cs="Times New Roman"/>
        </w:rPr>
        <w:t>新顶点</w:t>
      </w:r>
      <w:r w:rsidR="0031257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31257F" w:rsidRPr="005C1750">
        <w:rPr>
          <w:rFonts w:ascii="Times New Roman" w:hAnsi="Times New Roman" w:cs="Times New Roman"/>
        </w:rPr>
        <w:t>新</w:t>
      </w:r>
      <w:r w:rsidR="0031257F" w:rsidRPr="005C1750">
        <w:rPr>
          <w:rFonts w:ascii="Times New Roman" w:hAnsi="Times New Roman" w:cs="Times New Roman"/>
        </w:rPr>
        <w:lastRenderedPageBreak/>
        <w:t>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已经存在于系统中；</w:t>
      </w:r>
      <w:r w:rsidR="00195D40" w:rsidRPr="005C1750">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5C1750">
        <w:rPr>
          <w:rFonts w:ascii="Times New Roman" w:hAnsi="Times New Roman" w:cs="Times New Roman"/>
        </w:rPr>
        <w:t>均已经存在于系统中</w:t>
      </w:r>
      <w:r w:rsidR="0031257F" w:rsidRPr="005C1750">
        <w:rPr>
          <w:rFonts w:ascii="Times New Roman" w:hAnsi="Times New Roman" w:cs="Times New Roman"/>
        </w:rPr>
        <w:t xml:space="preserve"> </w:t>
      </w:r>
      <w:r w:rsidR="00D814DF" w:rsidRPr="005C1750">
        <w:rPr>
          <w:rFonts w:ascii="Times New Roman" w:hAnsi="Times New Roman" w:cs="Times New Roman"/>
        </w:rPr>
        <w:t>这</w:t>
      </w:r>
      <w:r w:rsidR="00D814DF" w:rsidRPr="005C1750">
        <w:rPr>
          <w:rFonts w:ascii="Times New Roman" w:hAnsi="Times New Roman" w:cs="Times New Roman"/>
        </w:rPr>
        <w:t>4</w:t>
      </w:r>
      <w:r w:rsidR="00195D40" w:rsidRPr="005C1750">
        <w:rPr>
          <w:rFonts w:ascii="Times New Roman" w:hAnsi="Times New Roman" w:cs="Times New Roman"/>
        </w:rPr>
        <w:t>种情况</w:t>
      </w:r>
      <w:r w:rsidR="00EC4EFE" w:rsidRPr="005C1750">
        <w:rPr>
          <w:rFonts w:ascii="Times New Roman" w:hAnsi="Times New Roman" w:cs="Times New Roman"/>
        </w:rPr>
        <w:t>，而前面的</w:t>
      </w:r>
      <w:r w:rsidR="00EC4EFE" w:rsidRPr="005C1750">
        <w:rPr>
          <w:rFonts w:ascii="Times New Roman" w:hAnsi="Times New Roman" w:cs="Times New Roman"/>
        </w:rPr>
        <w:t>3</w:t>
      </w:r>
      <w:r w:rsidR="00EC4EFE" w:rsidRPr="005C1750">
        <w:rPr>
          <w:rFonts w:ascii="Times New Roman" w:hAnsi="Times New Roman" w:cs="Times New Roman"/>
        </w:rPr>
        <w:t>种情况只可能是增加边的事件触发（因为不可能删除原图中根本就不存在的顶点），而第</w:t>
      </w:r>
      <w:r w:rsidR="00EC4EFE" w:rsidRPr="005C1750">
        <w:rPr>
          <w:rFonts w:ascii="Times New Roman" w:hAnsi="Times New Roman" w:cs="Times New Roman"/>
        </w:rPr>
        <w:t>4</w:t>
      </w:r>
      <w:r w:rsidR="00EC4EFE" w:rsidRPr="005C1750">
        <w:rPr>
          <w:rFonts w:ascii="Times New Roman" w:hAnsi="Times New Roman" w:cs="Times New Roman"/>
        </w:rPr>
        <w:t>种情况可能是增加、更新</w:t>
      </w:r>
      <w:r w:rsidR="006F1C1C" w:rsidRPr="005C1750">
        <w:rPr>
          <w:rFonts w:ascii="Times New Roman" w:hAnsi="Times New Roman" w:cs="Times New Roman"/>
        </w:rPr>
        <w:t>和</w:t>
      </w:r>
      <w:r w:rsidR="006269CD" w:rsidRPr="005C1750">
        <w:rPr>
          <w:rFonts w:ascii="Times New Roman" w:hAnsi="Times New Roman" w:cs="Times New Roman"/>
        </w:rPr>
        <w:t>删除</w:t>
      </w:r>
      <w:r w:rsidR="00EC4EFE" w:rsidRPr="005C1750">
        <w:rPr>
          <w:rFonts w:ascii="Times New Roman" w:hAnsi="Times New Roman" w:cs="Times New Roman"/>
        </w:rPr>
        <w:t>这三种</w:t>
      </w:r>
      <w:r w:rsidR="00EA6FED" w:rsidRPr="005C1750">
        <w:rPr>
          <w:rFonts w:ascii="Times New Roman" w:hAnsi="Times New Roman" w:cs="Times New Roman"/>
        </w:rPr>
        <w:t>类型的</w:t>
      </w:r>
      <w:r w:rsidR="00080EB2" w:rsidRPr="005C1750">
        <w:rPr>
          <w:rFonts w:ascii="Times New Roman" w:hAnsi="Times New Roman" w:cs="Times New Roman"/>
        </w:rPr>
        <w:t>事件</w:t>
      </w:r>
      <w:r w:rsidR="00195D40" w:rsidRPr="005C1750">
        <w:rPr>
          <w:rFonts w:ascii="Times New Roman" w:hAnsi="Times New Roman" w:cs="Times New Roman"/>
        </w:rPr>
        <w:t>。</w:t>
      </w:r>
      <w:r w:rsidR="00841797" w:rsidRPr="005C1750">
        <w:rPr>
          <w:rFonts w:ascii="Times New Roman" w:hAnsi="Times New Roman" w:cs="Times New Roman"/>
        </w:rPr>
        <w:t>图</w:t>
      </w:r>
      <w:r w:rsidR="00841797" w:rsidRPr="005C1750">
        <w:rPr>
          <w:rFonts w:ascii="Times New Roman" w:hAnsi="Times New Roman" w:cs="Times New Roman"/>
        </w:rPr>
        <w:t>4-2</w:t>
      </w:r>
      <w:r w:rsidR="00841797" w:rsidRPr="005C1750">
        <w:rPr>
          <w:rFonts w:ascii="Times New Roman" w:hAnsi="Times New Roman" w:cs="Times New Roman"/>
        </w:rPr>
        <w:t>中，黑色顶点是源点，橘色</w:t>
      </w:r>
      <w:r w:rsidR="00147D2A" w:rsidRPr="005C1750">
        <w:rPr>
          <w:rFonts w:ascii="Times New Roman" w:hAnsi="Times New Roman" w:cs="Times New Roman"/>
        </w:rPr>
        <w:t>顶点为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47D2A" w:rsidRPr="005C1750">
        <w:rPr>
          <w:rFonts w:ascii="Times New Roman" w:hAnsi="Times New Roman" w:cs="Times New Roman"/>
        </w:rPr>
        <w:t>顶点，蓝色的顶点是图中其</w:t>
      </w:r>
      <w:r w:rsidR="00261E95">
        <w:rPr>
          <w:rFonts w:ascii="Times New Roman" w:hAnsi="Times New Roman" w:cs="Times New Roman"/>
        </w:rPr>
        <w:t>它</w:t>
      </w:r>
      <w:r w:rsidR="00147D2A" w:rsidRPr="005C1750">
        <w:rPr>
          <w:rFonts w:ascii="Times New Roman" w:hAnsi="Times New Roman" w:cs="Times New Roman"/>
        </w:rPr>
        <w:t>已经存在的顶点。</w:t>
      </w:r>
      <w:r w:rsidR="00B34520" w:rsidRPr="005C1750">
        <w:rPr>
          <w:rFonts w:ascii="Times New Roman" w:hAnsi="Times New Roman" w:cs="Times New Roman"/>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4B3E50E1" w:rsidR="009A673A" w:rsidRDefault="009A673A" w:rsidP="009A673A">
      <w:pPr>
        <w:pStyle w:val="ad"/>
        <w:jc w:val="center"/>
      </w:pPr>
      <w:r>
        <w:t>图</w:t>
      </w:r>
      <w:r>
        <w:t xml:space="preserve"> </w:t>
      </w:r>
      <w:r w:rsidR="00B62921">
        <w:t>4</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Dynamic Single Source Shortest Path</w:t>
      </w:r>
    </w:p>
    <w:p w14:paraId="1673E9BD" w14:textId="7ABA85FF" w:rsidR="001B7403" w:rsidRPr="005C1750" w:rsidRDefault="00D814DF" w:rsidP="001B7403">
      <w:pPr>
        <w:rPr>
          <w:rFonts w:ascii="Times New Roman" w:hAnsi="Times New Roman" w:cs="Times New Roman"/>
        </w:rPr>
      </w:pPr>
      <w:r w:rsidRPr="005C1750">
        <w:rPr>
          <w:rFonts w:ascii="Times New Roman" w:hAnsi="Times New Roman" w:cs="Times New Roman"/>
        </w:rPr>
        <w:t>针对以上</w:t>
      </w:r>
      <w:r w:rsidRPr="005C1750">
        <w:rPr>
          <w:rFonts w:ascii="Times New Roman" w:hAnsi="Times New Roman" w:cs="Times New Roman"/>
        </w:rPr>
        <w:t>4</w:t>
      </w:r>
      <w:r w:rsidRPr="005C1750">
        <w:rPr>
          <w:rFonts w:ascii="Times New Roman" w:hAnsi="Times New Roman" w:cs="Times New Roman"/>
        </w:rPr>
        <w:t>种情况，有如下分析：</w:t>
      </w:r>
    </w:p>
    <w:p w14:paraId="1991B396" w14:textId="11D4BD43" w:rsidR="001B7403"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a</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均为</w:t>
      </w:r>
      <w:r w:rsidR="001B7403" w:rsidRPr="005C1750">
        <w:rPr>
          <w:rFonts w:ascii="Times New Roman" w:hAnsi="Times New Roman" w:cs="Times New Roman"/>
        </w:rPr>
        <w:t>新顶点</w:t>
      </w:r>
    </w:p>
    <w:p w14:paraId="0B6EAF61" w14:textId="1310F97E" w:rsidR="009A673A" w:rsidRPr="005C1750" w:rsidRDefault="003D7DA5" w:rsidP="00022C62">
      <w:pPr>
        <w:ind w:firstLineChars="200" w:firstLine="480"/>
        <w:rPr>
          <w:rFonts w:ascii="Times New Roman" w:hAnsi="Times New Roman" w:cs="Times New Roman"/>
        </w:rPr>
      </w:pPr>
      <w:r w:rsidRPr="005C1750">
        <w:rPr>
          <w:rFonts w:ascii="Times New Roman" w:hAnsi="Times New Roman" w:cs="Times New Roman"/>
        </w:rPr>
        <w:t>如图</w:t>
      </w:r>
      <w:r w:rsidR="00C05BA2" w:rsidRPr="005C1750">
        <w:rPr>
          <w:rFonts w:ascii="Times New Roman" w:hAnsi="Times New Roman" w:cs="Times New Roman"/>
        </w:rPr>
        <w:t>4-2(a)</w:t>
      </w:r>
      <w:r w:rsidR="00C05BA2"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5C1750">
        <w:rPr>
          <w:rFonts w:ascii="Times New Roman" w:hAnsi="Times New Roman" w:cs="Times New Roman"/>
        </w:rPr>
        <w:t>为原图中不存在的新增加的顶点，</w:t>
      </w:r>
      <w:r w:rsidR="004B32DB" w:rsidRPr="005C1750">
        <w:rPr>
          <w:rFonts w:ascii="Times New Roman" w:hAnsi="Times New Roman" w:cs="Times New Roman"/>
        </w:rPr>
        <w:t>对于这两个新增加的顶点</w:t>
      </w:r>
      <w:r w:rsidR="007F6D3F" w:rsidRPr="005C1750">
        <w:rPr>
          <w:rFonts w:ascii="Times New Roman" w:hAnsi="Times New Roman" w:cs="Times New Roman"/>
        </w:rPr>
        <w:t>，原图中的任何顶点都无法到达这两个顶点，因此这两个顶点的</w:t>
      </w:r>
      <w:r w:rsidR="007F6D3F" w:rsidRPr="005C1750">
        <w:rPr>
          <w:rFonts w:ascii="Times New Roman" w:hAnsi="Times New Roman" w:cs="Times New Roman"/>
        </w:rPr>
        <w:t>SP</w:t>
      </w:r>
      <w:r w:rsidR="007F6D3F" w:rsidRPr="005C1750">
        <w:rPr>
          <w:rFonts w:ascii="Times New Roman" w:hAnsi="Times New Roman" w:cs="Times New Roman"/>
        </w:rPr>
        <w:t>值为</w:t>
      </w:r>
      <w:r w:rsidR="005D2AAD" w:rsidRPr="005C1750">
        <w:rPr>
          <w:rFonts w:ascii="Times New Roman" w:hAnsi="Times New Roman" w:cs="Times New Roman"/>
        </w:rPr>
        <w:t>无穷大</w:t>
      </w:r>
      <w:r w:rsidR="00022C62" w:rsidRPr="005C1750">
        <w:rPr>
          <w:rFonts w:ascii="Times New Roman" w:hAnsi="Times New Roman" w:cs="Times New Roman"/>
        </w:rPr>
        <w:t>。</w:t>
      </w:r>
    </w:p>
    <w:p w14:paraId="64903ABD" w14:textId="638FF9CD"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b</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5C1750">
        <w:rPr>
          <w:rFonts w:ascii="Times New Roman" w:hAnsi="Times New Roman" w:cs="Times New Roman"/>
        </w:rPr>
        <w:t>已经存在于系统中</w:t>
      </w:r>
    </w:p>
    <w:p w14:paraId="27A4B1CF" w14:textId="2CBDF252" w:rsidR="0095096D" w:rsidRPr="005C1750" w:rsidRDefault="002105DE" w:rsidP="002105DE">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w:r w:rsidR="00182414"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5C1750">
        <w:rPr>
          <w:rFonts w:ascii="Times New Roman" w:hAnsi="Times New Roman" w:cs="Times New Roman"/>
        </w:rPr>
        <w:t>，此时</w:t>
      </w:r>
      <w:r w:rsidR="005A04CB" w:rsidRPr="005C1750">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w:t>
      </w:r>
      <w:r w:rsidR="009428C0"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5C1750">
        <w:rPr>
          <w:rFonts w:ascii="Times New Roman" w:hAnsi="Times New Roman" w:cs="Times New Roman"/>
        </w:rPr>
        <w:t>的</w:t>
      </w:r>
      <w:r w:rsidR="009428C0" w:rsidRPr="005C1750">
        <w:rPr>
          <w:rFonts w:ascii="Times New Roman" w:hAnsi="Times New Roman" w:cs="Times New Roman"/>
        </w:rPr>
        <w:t>SP</w:t>
      </w:r>
      <w:r w:rsidR="009428C0" w:rsidRPr="005C1750">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5C1750">
        <w:rPr>
          <w:rFonts w:ascii="Times New Roman" w:hAnsi="Times New Roman" w:cs="Times New Roman"/>
        </w:rPr>
        <w:t>为边</w:t>
      </w:r>
      <m:oMath>
        <m:r>
          <w:rPr>
            <w:rFonts w:ascii="Cambria Math" w:hAnsi="Cambria Math" w:cs="Times New Roman"/>
          </w:rPr>
          <m:t>e</m:t>
        </m:r>
      </m:oMath>
      <w:r w:rsidR="009428C0" w:rsidRPr="005C1750">
        <w:rPr>
          <w:rFonts w:ascii="Times New Roman" w:hAnsi="Times New Roman" w:cs="Times New Roman"/>
        </w:rPr>
        <w:t>的</w:t>
      </w:r>
      <w:r w:rsidR="00C91D83">
        <w:rPr>
          <w:rFonts w:ascii="Times New Roman" w:hAnsi="Times New Roman" w:cs="Times New Roman" w:hint="eastAsia"/>
        </w:rPr>
        <w:t>权重</w:t>
      </w:r>
      <w:r w:rsidR="009428C0" w:rsidRPr="005C1750">
        <w:rPr>
          <w:rFonts w:ascii="Times New Roman" w:hAnsi="Times New Roman" w:cs="Times New Roman"/>
        </w:rPr>
        <w:t>。</w:t>
      </w:r>
    </w:p>
    <w:p w14:paraId="0C2A50DC" w14:textId="2FB1D726" w:rsidR="00613D40" w:rsidRPr="005C1750" w:rsidRDefault="00454832" w:rsidP="0045483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c</w:t>
      </w:r>
      <w:r w:rsidRPr="005C1750">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5C1750">
        <w:rPr>
          <w:rFonts w:ascii="Times New Roman" w:hAnsi="Times New Roman" w:cs="Times New Roman"/>
        </w:rPr>
        <w:t>为</w:t>
      </w:r>
      <w:r w:rsidR="00613D40" w:rsidRPr="005C1750">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已经存在于系统中</w:t>
      </w:r>
    </w:p>
    <w:p w14:paraId="6D02582C" w14:textId="5DE8C2EC" w:rsidR="003E78A3" w:rsidRPr="005C1750" w:rsidRDefault="00CC32FF" w:rsidP="0021129B">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5C1750">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5C1750">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5C1750">
        <w:rPr>
          <w:rFonts w:ascii="Times New Roman" w:hAnsi="Times New Roman" w:cs="Times New Roman"/>
        </w:rPr>
        <w:t>又是新增加的顶点，</w:t>
      </w:r>
      <w:r w:rsidR="00393E87" w:rsidRPr="005C1750">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5C1750">
        <w:rPr>
          <w:rFonts w:ascii="Times New Roman" w:hAnsi="Times New Roman" w:cs="Times New Roman"/>
        </w:rPr>
        <w:t>是不可达的</w:t>
      </w:r>
      <w:r w:rsidR="00DC62E1" w:rsidRPr="005C1750">
        <w:rPr>
          <w:rFonts w:ascii="Times New Roman" w:hAnsi="Times New Roman" w:cs="Times New Roman"/>
        </w:rPr>
        <w:t>，则</w:t>
      </w:r>
      <w:r w:rsidR="0021129B"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5C1750">
        <w:rPr>
          <w:rFonts w:ascii="Times New Roman" w:hAnsi="Times New Roman" w:cs="Times New Roman"/>
        </w:rPr>
        <w:t>是</w:t>
      </w:r>
      <w:r w:rsidR="0021129B" w:rsidRPr="005C1750">
        <w:rPr>
          <w:rFonts w:ascii="Times New Roman" w:hAnsi="Times New Roman" w:cs="Times New Roman"/>
        </w:rPr>
        <w:t>SP</w:t>
      </w:r>
      <w:r w:rsidR="0021129B" w:rsidRPr="005C1750">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5C1750">
        <w:rPr>
          <w:rFonts w:ascii="Times New Roman" w:hAnsi="Times New Roman" w:cs="Times New Roman"/>
        </w:rPr>
        <w:t>的</w:t>
      </w:r>
      <w:r w:rsidR="0021129B" w:rsidRPr="005C1750">
        <w:rPr>
          <w:rFonts w:ascii="Times New Roman" w:hAnsi="Times New Roman" w:cs="Times New Roman"/>
        </w:rPr>
        <w:t>SP</w:t>
      </w:r>
      <w:r w:rsidR="0021129B" w:rsidRPr="005C1750">
        <w:rPr>
          <w:rFonts w:ascii="Times New Roman" w:hAnsi="Times New Roman" w:cs="Times New Roman"/>
        </w:rPr>
        <w:t>值不会发生变化。</w:t>
      </w:r>
    </w:p>
    <w:p w14:paraId="340395F0" w14:textId="5CC04ADC" w:rsidR="003E78A3" w:rsidRPr="005C1750" w:rsidRDefault="00454832" w:rsidP="00454832">
      <w:pPr>
        <w:rPr>
          <w:rFonts w:ascii="Times New Roman" w:hAnsi="Times New Roman" w:cs="Times New Roman"/>
        </w:rPr>
      </w:pPr>
      <w:r w:rsidRPr="005C1750">
        <w:rPr>
          <w:rFonts w:ascii="Times New Roman" w:hAnsi="Times New Roman" w:cs="Times New Roman"/>
        </w:rPr>
        <w:lastRenderedPageBreak/>
        <w:t>（</w:t>
      </w:r>
      <w:r w:rsidRPr="005C1750">
        <w:rPr>
          <w:rFonts w:ascii="Times New Roman" w:hAnsi="Times New Roman" w:cs="Times New Roman"/>
        </w:rPr>
        <w:t>d</w:t>
      </w:r>
      <w:r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5C1750">
        <w:rPr>
          <w:rFonts w:ascii="Times New Roman" w:hAnsi="Times New Roman" w:cs="Times New Roman"/>
        </w:rPr>
        <w:t>均已经存在于系统中</w:t>
      </w:r>
    </w:p>
    <w:p w14:paraId="30F8F2F4" w14:textId="15F20ABD" w:rsidR="00F16048" w:rsidRPr="005C1750" w:rsidRDefault="00F16048" w:rsidP="00F16048">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021115" w:rsidRPr="005C1750">
        <w:rPr>
          <w:rFonts w:ascii="宋体" w:hAnsi="宋体" w:cs="宋体"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和</w:t>
      </w:r>
      <w:r w:rsidRPr="005C1750">
        <w:rPr>
          <w:rFonts w:ascii="Times New Roman" w:hAnsi="Times New Roman" w:cs="Times New Roman"/>
        </w:rPr>
        <w:t>UPDATE</w:t>
      </w:r>
      <w:r w:rsidRPr="005C1750">
        <w:rPr>
          <w:rFonts w:ascii="Times New Roman" w:hAnsi="Times New Roman" w:cs="Times New Roman"/>
        </w:rPr>
        <w:t>事件</w:t>
      </w:r>
    </w:p>
    <w:p w14:paraId="665D3AAD" w14:textId="77777777" w:rsidR="00CC7F41" w:rsidRPr="005C1750" w:rsidRDefault="002E51A5" w:rsidP="0074323C">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Pr="005C175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均为原图中已经存在的顶点。</w:t>
      </w:r>
      <w:r w:rsidR="00CC7F41" w:rsidRPr="005C1750">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的</w:t>
      </w:r>
      <w:r w:rsidR="00CC7F41" w:rsidRPr="005C1750">
        <w:rPr>
          <w:rFonts w:ascii="Times New Roman" w:hAnsi="Times New Roman" w:cs="Times New Roman"/>
        </w:rPr>
        <w:t>SP</w:t>
      </w:r>
      <w:r w:rsidR="00CC7F41" w:rsidRPr="005C1750">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5C1750">
        <w:rPr>
          <w:rFonts w:ascii="Times New Roman" w:hAnsi="Times New Roman" w:cs="Times New Roman"/>
        </w:rPr>
        <w:t>，因此，</w:t>
      </w:r>
    </w:p>
    <w:p w14:paraId="77840E45" w14:textId="44DFA00A" w:rsidR="00833C5D" w:rsidRPr="005C1750" w:rsidRDefault="00082B9B"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5C1750" w:rsidRDefault="00CC7F41" w:rsidP="00CC7F41">
      <w:pPr>
        <w:rPr>
          <w:rFonts w:ascii="Times New Roman" w:hAnsi="Times New Roman" w:cs="Times New Roman"/>
        </w:rPr>
      </w:pPr>
      <w:r w:rsidRPr="005C1750">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的原来的</w:t>
      </w:r>
      <w:r w:rsidRPr="005C1750">
        <w:rPr>
          <w:rFonts w:ascii="Times New Roman" w:hAnsi="Times New Roman" w:cs="Times New Roman"/>
        </w:rPr>
        <w:t>SP</w:t>
      </w:r>
      <w:r w:rsidRPr="005C1750">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的值的最小值。</w:t>
      </w:r>
      <w:r w:rsidR="00A56A9F" w:rsidRPr="005C1750">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5C1750">
        <w:rPr>
          <w:rFonts w:ascii="Times New Roman" w:hAnsi="Times New Roman" w:cs="Times New Roman"/>
        </w:rPr>
        <w:t>的</w:t>
      </w:r>
      <w:r w:rsidR="0036083F" w:rsidRPr="005C1750">
        <w:rPr>
          <w:rFonts w:ascii="Times New Roman" w:hAnsi="Times New Roman" w:cs="Times New Roman"/>
        </w:rPr>
        <w:t>SP</w:t>
      </w:r>
      <w:r w:rsidR="00A56A9F" w:rsidRPr="005C1750">
        <w:rPr>
          <w:rFonts w:ascii="Times New Roman" w:hAnsi="Times New Roman" w:cs="Times New Roman"/>
        </w:rPr>
        <w:t>值</w:t>
      </w:r>
      <w:r w:rsidR="0036083F" w:rsidRPr="005C1750">
        <w:rPr>
          <w:rFonts w:ascii="Times New Roman" w:hAnsi="Times New Roman" w:cs="Times New Roman"/>
        </w:rPr>
        <w:t>变小</w:t>
      </w:r>
      <w:r w:rsidR="00A56A9F" w:rsidRPr="005C1750">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的后续顶点的</w:t>
      </w:r>
      <w:r w:rsidR="0036083F" w:rsidRPr="005C1750">
        <w:rPr>
          <w:rFonts w:ascii="Times New Roman" w:hAnsi="Times New Roman" w:cs="Times New Roman"/>
        </w:rPr>
        <w:t>SP</w:t>
      </w:r>
      <w:r w:rsidR="0036083F" w:rsidRPr="005C1750">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的</w:t>
      </w:r>
      <w:r w:rsidR="0036083F" w:rsidRPr="005C1750">
        <w:rPr>
          <w:rFonts w:ascii="Times New Roman" w:hAnsi="Times New Roman" w:cs="Times New Roman"/>
        </w:rPr>
        <w:t>SP</w:t>
      </w:r>
      <w:r w:rsidR="00B370DC" w:rsidRPr="005C1750">
        <w:rPr>
          <w:rFonts w:ascii="Times New Roman" w:hAnsi="Times New Roman" w:cs="Times New Roman"/>
        </w:rPr>
        <w:t>值变</w:t>
      </w:r>
      <w:r w:rsidR="0036083F" w:rsidRPr="005C1750">
        <w:rPr>
          <w:rFonts w:ascii="Times New Roman" w:hAnsi="Times New Roman" w:cs="Times New Roman"/>
        </w:rPr>
        <w:t>小时，需要将这种变化传播给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5C1750">
        <w:rPr>
          <w:rFonts w:ascii="Times New Roman" w:hAnsi="Times New Roman" w:cs="Times New Roman"/>
        </w:rPr>
        <w:t>所有指向的邻接点，同时，这些邻接点又可能继续将这种影响传播出去</w:t>
      </w:r>
      <w:r w:rsidR="00471C9B" w:rsidRPr="005C1750">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5C1750">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5C1750">
        <w:rPr>
          <w:rFonts w:ascii="Times New Roman" w:hAnsi="Times New Roman" w:cs="Times New Roman"/>
        </w:rPr>
        <w:t>的值不受影响，其后续顶点的值也不会发生变化</w:t>
      </w:r>
      <w:r w:rsidR="0036083F" w:rsidRPr="005C1750">
        <w:rPr>
          <w:rFonts w:ascii="Times New Roman" w:hAnsi="Times New Roman" w:cs="Times New Roman"/>
        </w:rPr>
        <w:t>。</w:t>
      </w:r>
      <w:r w:rsidR="00802542" w:rsidRPr="005C1750">
        <w:rPr>
          <w:rFonts w:ascii="Times New Roman" w:hAnsi="Times New Roman" w:cs="Times New Roman"/>
        </w:rPr>
        <w:t>当所有顶点的值不再发生变化时，图的状态更新完毕，算法运行结束。</w:t>
      </w:r>
    </w:p>
    <w:p w14:paraId="209E5B47" w14:textId="3810608B" w:rsidR="00DF3D91" w:rsidRPr="005C1750" w:rsidRDefault="00DF3D91" w:rsidP="00CC7F41">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021115" w:rsidRPr="005C1750">
        <w:rPr>
          <w:rFonts w:ascii="宋体" w:hAnsi="宋体" w:cs="宋体" w:hint="eastAsia"/>
          <w:noProof/>
        </w:rPr>
        <w:t>②</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25D7E3DC" w14:textId="6CCCEE95" w:rsidR="006B25F2" w:rsidRPr="005C1750" w:rsidRDefault="008131A4" w:rsidP="008104D1">
      <w:pPr>
        <w:ind w:firstLineChars="200" w:firstLine="480"/>
        <w:rPr>
          <w:rFonts w:ascii="Times New Roman" w:hAnsi="Times New Roman" w:cs="Times New Roman"/>
        </w:rPr>
      </w:pPr>
      <w:r w:rsidRPr="005C1750">
        <w:rPr>
          <w:rFonts w:ascii="Times New Roman" w:hAnsi="Times New Roman" w:cs="Times New Roman"/>
        </w:rPr>
        <w:t>从左往右看图</w:t>
      </w:r>
      <w:r w:rsidRPr="005C1750">
        <w:rPr>
          <w:rFonts w:ascii="Times New Roman" w:hAnsi="Times New Roman" w:cs="Times New Roman"/>
        </w:rPr>
        <w:t>4-2(d)</w:t>
      </w:r>
      <w:r w:rsidR="00D1334F">
        <w:rPr>
          <w:rFonts w:ascii="Times New Roman" w:hAnsi="Times New Roman" w:cs="Times New Roman"/>
        </w:rPr>
        <w:t>，是新增边的过程</w:t>
      </w:r>
      <w:r w:rsidR="00D1334F">
        <w:rPr>
          <w:rFonts w:ascii="Times New Roman" w:hAnsi="Times New Roman" w:cs="Times New Roman" w:hint="eastAsia"/>
        </w:rPr>
        <w:t>；</w:t>
      </w:r>
      <w:r w:rsidRPr="005C1750">
        <w:rPr>
          <w:rFonts w:ascii="Times New Roman" w:hAnsi="Times New Roman" w:cs="Times New Roman"/>
        </w:rPr>
        <w:t>从右往左看图</w:t>
      </w:r>
      <w:r w:rsidRPr="005C1750">
        <w:rPr>
          <w:rFonts w:ascii="Times New Roman" w:hAnsi="Times New Roman" w:cs="Times New Roman"/>
        </w:rPr>
        <w:t>4-2(d)</w:t>
      </w:r>
      <w:r w:rsidRPr="005C1750">
        <w:rPr>
          <w:rFonts w:ascii="Times New Roman" w:hAnsi="Times New Roman" w:cs="Times New Roman"/>
        </w:rPr>
        <w:t>，则是删除边的过程。</w:t>
      </w:r>
      <w:r w:rsidR="00B63C06" w:rsidRPr="005C1750">
        <w:rPr>
          <w:rFonts w:ascii="Times New Roman" w:hAnsi="Times New Roman" w:cs="Times New Roman"/>
        </w:rPr>
        <w:t>当删除原图中的边时</w:t>
      </w:r>
      <w:r w:rsidR="00E6237E" w:rsidRPr="005C1750">
        <w:rPr>
          <w:rFonts w:ascii="Times New Roman" w:hAnsi="Times New Roman" w:cs="Times New Roman"/>
        </w:rPr>
        <w:t>，首先要考虑删除的这条边是否会影响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04B49" w:rsidRPr="005C1750">
        <w:rPr>
          <w:rFonts w:ascii="Times New Roman" w:hAnsi="Times New Roman" w:cs="Times New Roman"/>
        </w:rPr>
        <w:t>。</w:t>
      </w:r>
      <w:r w:rsidR="00FA5015" w:rsidRPr="005C1750">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5C1750">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5C1750">
        <w:rPr>
          <w:rFonts w:ascii="Times New Roman" w:hAnsi="Times New Roman" w:cs="Times New Roman"/>
        </w:rPr>
        <w:t>这条边并不会影响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5C1750">
        <w:rPr>
          <w:rFonts w:ascii="Times New Roman" w:hAnsi="Times New Roman" w:cs="Times New Roman"/>
        </w:rPr>
        <w:t>的</w:t>
      </w:r>
      <w:r w:rsidR="00FA5015" w:rsidRPr="005C1750">
        <w:rPr>
          <w:rFonts w:ascii="Times New Roman" w:hAnsi="Times New Roman" w:cs="Times New Roman"/>
        </w:rPr>
        <w:t>SP</w:t>
      </w:r>
      <w:r w:rsidR="00FA5015" w:rsidRPr="005C1750">
        <w:rPr>
          <w:rFonts w:ascii="Times New Roman" w:hAnsi="Times New Roman" w:cs="Times New Roman"/>
        </w:rPr>
        <w:t>值；</w:t>
      </w:r>
      <w:r w:rsidR="0077322F" w:rsidRPr="005C1750">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5C1750">
        <w:rPr>
          <w:rFonts w:ascii="Times New Roman" w:hAnsi="Times New Roman" w:cs="Times New Roman"/>
        </w:rPr>
        <w:t>时，</w:t>
      </w:r>
      <w:r w:rsidR="004A1B1D" w:rsidRPr="005C1750">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5C1750">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5C1750">
        <w:rPr>
          <w:rFonts w:ascii="Times New Roman" w:hAnsi="Times New Roman" w:cs="Times New Roman"/>
        </w:rPr>
        <w:t>过来，因为还有可能存在其</w:t>
      </w:r>
      <w:r w:rsidR="00261E95">
        <w:rPr>
          <w:rFonts w:ascii="Times New Roman" w:hAnsi="Times New Roman" w:cs="Times New Roman"/>
        </w:rPr>
        <w:t>它</w:t>
      </w:r>
      <w:r w:rsidR="004A1B1D" w:rsidRPr="005C1750">
        <w:rPr>
          <w:rFonts w:ascii="Times New Roman" w:hAnsi="Times New Roman" w:cs="Times New Roman"/>
        </w:rPr>
        <w:t>的</w:t>
      </w:r>
      <w:r w:rsidR="00156F15" w:rsidRPr="005C1750">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5C1750">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是</w:t>
      </w:r>
      <w:r w:rsidR="009C1248">
        <w:rPr>
          <w:rFonts w:ascii="Times New Roman" w:hAnsi="Times New Roman" w:cs="Times New Roman" w:hint="eastAsia"/>
        </w:rPr>
        <w:t>否是</w:t>
      </w:r>
      <w:r w:rsidR="00156F15" w:rsidRPr="005C1750">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的唯一的最短路径，</w:t>
      </w:r>
      <w:r w:rsidR="009C1248">
        <w:rPr>
          <w:rFonts w:ascii="Times New Roman" w:hAnsi="Times New Roman" w:cs="Times New Roman" w:hint="eastAsia"/>
        </w:rPr>
        <w:t>如果</w:t>
      </w:r>
      <w:r w:rsidR="004F0E10">
        <w:rPr>
          <w:rFonts w:ascii="Times New Roman" w:hAnsi="Times New Roman" w:cs="Times New Roman" w:hint="eastAsia"/>
        </w:rPr>
        <w:t>是</w:t>
      </w:r>
      <w:r w:rsidR="00156F15" w:rsidRPr="005C1750">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5C1750">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值发生改变，</w:t>
      </w:r>
      <w:r w:rsidR="00FD78DE">
        <w:rPr>
          <w:rFonts w:ascii="Times New Roman" w:hAnsi="Times New Roman" w:cs="Times New Roman" w:hint="eastAsia"/>
        </w:rPr>
        <w:t>则</w:t>
      </w:r>
      <w:r w:rsidR="00156F15" w:rsidRPr="005C1750">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5C1750">
        <w:rPr>
          <w:rFonts w:ascii="Times New Roman" w:hAnsi="Times New Roman" w:cs="Times New Roman"/>
        </w:rPr>
        <w:t>的</w:t>
      </w:r>
      <w:r w:rsidR="00156F15" w:rsidRPr="005C1750">
        <w:rPr>
          <w:rFonts w:ascii="Times New Roman" w:hAnsi="Times New Roman" w:cs="Times New Roman"/>
        </w:rPr>
        <w:t>SP</w:t>
      </w:r>
      <w:r w:rsidR="00156F15" w:rsidRPr="005C1750">
        <w:rPr>
          <w:rFonts w:ascii="Times New Roman" w:hAnsi="Times New Roman" w:cs="Times New Roman"/>
        </w:rPr>
        <w:t>值</w:t>
      </w:r>
      <w:r w:rsidR="009417E8">
        <w:rPr>
          <w:rFonts w:ascii="Times New Roman" w:hAnsi="Times New Roman" w:cs="Times New Roman"/>
        </w:rPr>
        <w:t>，</w:t>
      </w:r>
      <w:r w:rsidR="009417E8">
        <w:rPr>
          <w:rFonts w:ascii="Times New Roman" w:hAnsi="Times New Roman" w:cs="Times New Roman" w:hint="eastAsia"/>
        </w:rPr>
        <w:t>并且</w:t>
      </w:r>
      <w:r w:rsidR="0008701C">
        <w:rPr>
          <w:rFonts w:ascii="Times New Roman" w:hAnsi="Times New Roman" w:cs="Times New Roman"/>
        </w:rPr>
        <w:t>将这种改变传播给邻接点</w:t>
      </w:r>
      <w:r w:rsidR="0008701C">
        <w:rPr>
          <w:rFonts w:ascii="Times New Roman" w:hAnsi="Times New Roman" w:cs="Times New Roman" w:hint="eastAsia"/>
        </w:rPr>
        <w:t>，否则删除这条边不会影响任何顶点的</w:t>
      </w:r>
      <w:r w:rsidR="0008701C">
        <w:rPr>
          <w:rFonts w:ascii="Times New Roman" w:hAnsi="Times New Roman" w:cs="Times New Roman" w:hint="eastAsia"/>
        </w:rPr>
        <w:t>SP</w:t>
      </w:r>
      <w:r w:rsidR="0008701C">
        <w:rPr>
          <w:rFonts w:ascii="Times New Roman" w:hAnsi="Times New Roman" w:cs="Times New Roman" w:hint="eastAsia"/>
        </w:rPr>
        <w:t>值。</w:t>
      </w:r>
    </w:p>
    <w:p w14:paraId="0077AD39" w14:textId="07E39D12" w:rsidR="00AE6CA0" w:rsidRPr="005C1750" w:rsidRDefault="000D2454" w:rsidP="00CC7F41">
      <w:pPr>
        <w:rPr>
          <w:rFonts w:ascii="Times New Roman" w:hAnsi="Times New Roman" w:cs="Times New Roman"/>
        </w:rPr>
      </w:pPr>
      <w:r w:rsidRPr="005C1750">
        <w:rPr>
          <w:rFonts w:ascii="Times New Roman" w:hAnsi="Times New Roman" w:cs="Times New Roman"/>
        </w:rPr>
        <w:t xml:space="preserve">  </w:t>
      </w:r>
      <w:r w:rsidR="006B25F2" w:rsidRPr="005C1750">
        <w:rPr>
          <w:rFonts w:ascii="Times New Roman" w:hAnsi="Times New Roman" w:cs="Times New Roman"/>
        </w:rPr>
        <w:t xml:space="preserve">  </w:t>
      </w:r>
      <w:r w:rsidRPr="005C1750">
        <w:rPr>
          <w:rFonts w:ascii="Times New Roman" w:hAnsi="Times New Roman" w:cs="Times New Roman"/>
        </w:rPr>
        <w:t>在分析完流式场景下的算法细节之后，下面</w:t>
      </w:r>
      <w:r w:rsidR="00806771" w:rsidRPr="005C1750">
        <w:rPr>
          <w:rFonts w:ascii="Times New Roman" w:hAnsi="Times New Roman" w:cs="Times New Roman"/>
        </w:rPr>
        <w:t>我们将套用基于状态更新的流式图计算模型来对</w:t>
      </w:r>
      <w:r w:rsidR="00806771" w:rsidRPr="005C1750">
        <w:rPr>
          <w:rFonts w:ascii="Times New Roman" w:hAnsi="Times New Roman" w:cs="Times New Roman"/>
        </w:rPr>
        <w:t>SSSP</w:t>
      </w:r>
      <w:r w:rsidR="00806771" w:rsidRPr="005C1750">
        <w:rPr>
          <w:rFonts w:ascii="Times New Roman" w:hAnsi="Times New Roman" w:cs="Times New Roman"/>
        </w:rPr>
        <w:t>算法进行设计。</w:t>
      </w:r>
      <w:r w:rsidR="005E10F7" w:rsidRPr="005C1750">
        <w:rPr>
          <w:rFonts w:ascii="Times New Roman" w:hAnsi="Times New Roman" w:cs="Times New Roman"/>
        </w:rPr>
        <w:t>算法的三个组件定义如下：</w:t>
      </w:r>
    </w:p>
    <w:p w14:paraId="38C6FF1A" w14:textId="51B20129"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Pr="005C1750">
        <w:rPr>
          <w:rFonts w:ascii="Times New Roman" w:hAnsi="Times New Roman" w:cs="Times New Roman"/>
        </w:rPr>
        <w:t>State</w:t>
      </w:r>
      <w:del w:id="268" w:author="Shen" w:date="2017-03-30T17:14:00Z">
        <w:r w:rsidRPr="005C1750" w:rsidDel="00FB3641">
          <w:rPr>
            <w:rFonts w:ascii="Times New Roman" w:hAnsi="Times New Roman" w:cs="Times New Roman" w:hint="eastAsia"/>
          </w:rPr>
          <w:delText>:</w:delText>
        </w:r>
      </w:del>
      <w:ins w:id="269" w:author="Shen" w:date="2017-03-30T17:14:00Z">
        <w:r w:rsidR="00FB3641">
          <w:rPr>
            <w:rFonts w:ascii="Times New Roman" w:hAnsi="Times New Roman" w:cs="Times New Roman" w:hint="eastAsia"/>
          </w:rPr>
          <w:t>：</w:t>
        </w:r>
      </w:ins>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5C1750">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5C1750">
        <w:rPr>
          <w:rFonts w:ascii="Times New Roman" w:hAnsi="Times New Roman" w:cs="Times New Roman"/>
        </w:rPr>
        <w:t>；</w:t>
      </w:r>
    </w:p>
    <w:p w14:paraId="45354A4F" w14:textId="7CA2E2A2"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Pr="005C1750">
        <w:rPr>
          <w:rFonts w:ascii="Times New Roman" w:hAnsi="Times New Roman" w:cs="Times New Roman"/>
        </w:rPr>
        <w:t>Event</w:t>
      </w:r>
      <w:del w:id="270" w:author="Shen" w:date="2017-03-30T17:14:00Z">
        <w:r w:rsidRPr="005C1750" w:rsidDel="00FB3641">
          <w:rPr>
            <w:rFonts w:ascii="Times New Roman" w:hAnsi="Times New Roman" w:cs="Times New Roman" w:hint="eastAsia"/>
          </w:rPr>
          <w:delText xml:space="preserve">: </w:delText>
        </w:r>
      </w:del>
      <w:ins w:id="271" w:author="Shen" w:date="2017-03-30T17:14:00Z">
        <w:r w:rsidR="00FB3641">
          <w:rPr>
            <w:rFonts w:ascii="Times New Roman" w:hAnsi="Times New Roman" w:cs="Times New Roman" w:hint="eastAsia"/>
          </w:rPr>
          <w:t>：</w:t>
        </w:r>
      </w:ins>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为图到达一条边相关的事件，那么</w:t>
      </w:r>
      <w:r w:rsidRPr="005C1750">
        <w:rPr>
          <w:rFonts w:ascii="Times New Roman" w:hAnsi="Times New Roman" w:cs="Times New Roman"/>
        </w:rPr>
        <w:t>Event</w:t>
      </w:r>
      <w:r w:rsidRPr="005C1750">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del w:id="272" w:author="Shen" w:date="2017-03-30T17:14:00Z">
        <w:r w:rsidRPr="005C1750" w:rsidDel="00FB3641">
          <w:rPr>
            <w:rFonts w:ascii="Times New Roman" w:hAnsi="Times New Roman" w:cs="Times New Roman" w:hint="eastAsia"/>
          </w:rPr>
          <w:delText>,</w:delText>
        </w:r>
      </w:del>
      <w:ins w:id="273" w:author="Shen" w:date="2017-03-30T17:14:00Z">
        <w:r w:rsidR="00FB3641">
          <w:rPr>
            <w:rFonts w:ascii="Times New Roman" w:hAnsi="Times New Roman" w:cs="Times New Roman" w:hint="eastAsia"/>
          </w:rPr>
          <w:t>，</w:t>
        </w:r>
      </w:ins>
      <w:r w:rsidRPr="005C1750">
        <w:rPr>
          <w:rFonts w:ascii="Times New Roman" w:hAnsi="Times New Roman" w:cs="Times New Roman"/>
        </w:rPr>
        <w:t>这三种状态对应的事件分别为增加一条边，更新一条边和删除一条边；</w:t>
      </w:r>
    </w:p>
    <w:p w14:paraId="28708594" w14:textId="02699844" w:rsidR="0079659B" w:rsidRPr="005C1750" w:rsidRDefault="0079659B" w:rsidP="0079659B">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Pr="005C1750">
        <w:rPr>
          <w:rFonts w:ascii="Times New Roman" w:hAnsi="Times New Roman" w:cs="Times New Roman"/>
        </w:rPr>
        <w:t>Transform</w:t>
      </w:r>
      <w:del w:id="274" w:author="Shen" w:date="2017-03-30T17:14:00Z">
        <w:r w:rsidRPr="005C1750" w:rsidDel="00FB3641">
          <w:rPr>
            <w:rFonts w:ascii="Times New Roman" w:hAnsi="Times New Roman" w:cs="Times New Roman" w:hint="eastAsia"/>
          </w:rPr>
          <w:delText>:</w:delText>
        </w:r>
      </w:del>
      <w:ins w:id="275" w:author="Shen" w:date="2017-03-30T17:14:00Z">
        <w:r w:rsidR="00FB3641">
          <w:rPr>
            <w:rFonts w:ascii="Times New Roman" w:hAnsi="Times New Roman" w:cs="Times New Roman" w:hint="eastAsia"/>
          </w:rPr>
          <w:t>：</w:t>
        </w:r>
      </w:ins>
      <w:r w:rsidRPr="005C1750">
        <w:rPr>
          <w:rFonts w:ascii="Times New Roman" w:hAnsi="Times New Roman" w:cs="Times New Roman"/>
        </w:rPr>
        <w:t>图的状态在事件流的驱动下的转换函数，如算法</w:t>
      </w:r>
      <w:r w:rsidR="00535C31" w:rsidRPr="005C1750">
        <w:rPr>
          <w:rFonts w:ascii="Times New Roman" w:hAnsi="Times New Roman" w:cs="Times New Roman"/>
        </w:rPr>
        <w:t>4</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AC2A643" w:rsidR="005E10F7" w:rsidRPr="005C1750" w:rsidRDefault="006825AE" w:rsidP="00F823BC">
      <w:pPr>
        <w:ind w:firstLineChars="200" w:firstLine="480"/>
        <w:rPr>
          <w:rFonts w:ascii="Times New Roman" w:hAnsi="Times New Roman" w:cs="Times New Roman"/>
          <w:bCs/>
          <w:szCs w:val="24"/>
        </w:rPr>
      </w:pPr>
      <w:r w:rsidRPr="005C1750">
        <w:rPr>
          <w:rFonts w:ascii="Times New Roman" w:hAnsi="Times New Roman" w:cs="Times New Roman"/>
        </w:rPr>
        <w:lastRenderedPageBreak/>
        <w:t>算法</w:t>
      </w:r>
      <w:r w:rsidRPr="005C1750">
        <w:rPr>
          <w:rFonts w:ascii="Times New Roman" w:hAnsi="Times New Roman" w:cs="Times New Roman"/>
        </w:rPr>
        <w:t>2-7</w:t>
      </w:r>
      <w:r w:rsidRPr="005C1750">
        <w:rPr>
          <w:rFonts w:ascii="Times New Roman" w:hAnsi="Times New Roman" w:cs="Times New Roman"/>
        </w:rPr>
        <w:t>行是</w:t>
      </w:r>
      <w:r w:rsidR="006F1591" w:rsidRPr="005C1750">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C1750">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C1750">
        <w:rPr>
          <w:rFonts w:ascii="Times New Roman" w:hAnsi="Times New Roman" w:cs="Times New Roman"/>
        </w:rPr>
        <w:t>顶点</w:t>
      </w:r>
      <w:r w:rsidR="0077284F" w:rsidRPr="005C1750">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5C1750">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5C1750">
        <w:rPr>
          <w:rFonts w:ascii="Times New Roman" w:hAnsi="Times New Roman" w:cs="Times New Roman"/>
        </w:rPr>
        <w:t>为目标顶点）</w:t>
      </w:r>
      <w:r w:rsidRPr="005C1750">
        <w:rPr>
          <w:rFonts w:ascii="Times New Roman" w:hAnsi="Times New Roman" w:cs="Times New Roman"/>
        </w:rPr>
        <w:t>对应的状态，</w:t>
      </w:r>
      <w:r w:rsidR="00CA1970" w:rsidRPr="005C1750">
        <w:rPr>
          <w:rFonts w:ascii="Times New Roman" w:hAnsi="Times New Roman" w:cs="Times New Roman"/>
        </w:rPr>
        <w:t>8-10</w:t>
      </w:r>
      <w:r w:rsidR="00CA1970" w:rsidRPr="005C1750">
        <w:rPr>
          <w:rFonts w:ascii="Times New Roman" w:hAnsi="Times New Roman" w:cs="Times New Roman"/>
        </w:rPr>
        <w:t>行对应图</w:t>
      </w:r>
      <w:r w:rsidR="00CA1970" w:rsidRPr="005C1750">
        <w:rPr>
          <w:rFonts w:ascii="Times New Roman" w:hAnsi="Times New Roman" w:cs="Times New Roman"/>
        </w:rPr>
        <w:t>4-2(a)</w:t>
      </w:r>
      <w:r w:rsidR="00CA1970" w:rsidRPr="005C1750">
        <w:rPr>
          <w:rFonts w:ascii="Times New Roman" w:hAnsi="Times New Roman" w:cs="Times New Roman"/>
        </w:rPr>
        <w:t>情况，即新增的两个顶点都是最新的顶点，则其</w:t>
      </w:r>
      <w:r w:rsidR="00CA1970" w:rsidRPr="005C1750">
        <w:rPr>
          <w:rFonts w:ascii="Times New Roman" w:hAnsi="Times New Roman" w:cs="Times New Roman"/>
        </w:rPr>
        <w:t>SP</w:t>
      </w:r>
      <w:r w:rsidR="00CA1970" w:rsidRPr="005C1750">
        <w:rPr>
          <w:rFonts w:ascii="Times New Roman" w:hAnsi="Times New Roman" w:cs="Times New Roman"/>
        </w:rPr>
        <w:t>值更新为无穷大；</w:t>
      </w:r>
      <w:r w:rsidR="00CA1970" w:rsidRPr="005C1750">
        <w:rPr>
          <w:rFonts w:ascii="Times New Roman" w:hAnsi="Times New Roman" w:cs="Times New Roman"/>
        </w:rPr>
        <w:t>11-12</w:t>
      </w:r>
      <w:r w:rsidR="00CA1970" w:rsidRPr="005C1750">
        <w:rPr>
          <w:rFonts w:ascii="Times New Roman" w:hAnsi="Times New Roman" w:cs="Times New Roman"/>
        </w:rPr>
        <w:t>行对应图</w:t>
      </w:r>
      <w:r w:rsidR="00CA1970" w:rsidRPr="005C1750">
        <w:rPr>
          <w:rFonts w:ascii="Times New Roman" w:hAnsi="Times New Roman" w:cs="Times New Roman"/>
        </w:rPr>
        <w:t>4-2(b)</w:t>
      </w:r>
      <w:r w:rsidR="00A5099B" w:rsidRPr="005C1750">
        <w:rPr>
          <w:rFonts w:ascii="Times New Roman" w:hAnsi="Times New Roman" w:cs="Times New Roman"/>
        </w:rPr>
        <w:t>情况，源顶点</w:t>
      </w:r>
      <w:r w:rsidR="0077284F" w:rsidRPr="005C1750">
        <w:rPr>
          <w:rFonts w:ascii="Times New Roman" w:hAnsi="Times New Roman" w:cs="Times New Roman"/>
        </w:rPr>
        <w:t>是原图中已经存在的顶点，目标顶点是新增顶点，则更新目标顶点的</w:t>
      </w:r>
      <w:r w:rsidR="00422318" w:rsidRPr="005C1750">
        <w:rPr>
          <w:rFonts w:ascii="Times New Roman" w:hAnsi="Times New Roman" w:cs="Times New Roman"/>
        </w:rPr>
        <w:t>SP</w:t>
      </w:r>
      <w:r w:rsidR="00422318" w:rsidRPr="005C1750">
        <w:rPr>
          <w:rFonts w:ascii="Times New Roman" w:hAnsi="Times New Roman" w:cs="Times New Roman"/>
        </w:rPr>
        <w:t>值为源顶点的</w:t>
      </w:r>
      <w:r w:rsidR="00422318" w:rsidRPr="005C1750">
        <w:rPr>
          <w:rFonts w:ascii="Times New Roman" w:hAnsi="Times New Roman" w:cs="Times New Roman"/>
        </w:rPr>
        <w:t>SP</w:t>
      </w:r>
      <w:r w:rsidR="00422318" w:rsidRPr="005C1750">
        <w:rPr>
          <w:rFonts w:ascii="Times New Roman" w:hAnsi="Times New Roman" w:cs="Times New Roman"/>
        </w:rPr>
        <w:t>值加上边的</w:t>
      </w:r>
      <w:r w:rsidR="00E17B3A">
        <w:rPr>
          <w:rFonts w:ascii="Times New Roman" w:hAnsi="Times New Roman" w:cs="Times New Roman" w:hint="eastAsia"/>
        </w:rPr>
        <w:t>权重</w:t>
      </w:r>
      <w:r w:rsidR="00422318" w:rsidRPr="005C1750">
        <w:rPr>
          <w:rFonts w:ascii="Times New Roman" w:hAnsi="Times New Roman" w:cs="Times New Roman"/>
        </w:rPr>
        <w:t>；</w:t>
      </w:r>
      <w:r w:rsidR="00422318" w:rsidRPr="005C1750">
        <w:rPr>
          <w:rFonts w:ascii="Times New Roman" w:hAnsi="Times New Roman" w:cs="Times New Roman"/>
        </w:rPr>
        <w:t>13-14</w:t>
      </w:r>
      <w:r w:rsidR="00422318" w:rsidRPr="005C1750">
        <w:rPr>
          <w:rFonts w:ascii="Times New Roman" w:hAnsi="Times New Roman" w:cs="Times New Roman"/>
        </w:rPr>
        <w:t>行对应图</w:t>
      </w:r>
      <w:r w:rsidR="00422318" w:rsidRPr="005C1750">
        <w:rPr>
          <w:rFonts w:ascii="Times New Roman" w:hAnsi="Times New Roman" w:cs="Times New Roman"/>
        </w:rPr>
        <w:t>4-2(c)</w:t>
      </w:r>
      <w:r w:rsidR="00422318" w:rsidRPr="005C1750">
        <w:rPr>
          <w:rFonts w:ascii="Times New Roman" w:hAnsi="Times New Roman" w:cs="Times New Roman"/>
        </w:rPr>
        <w:t>情况，源顶点是新增的顶点，目标顶点是原图中已经存在的顶点，</w:t>
      </w:r>
      <w:r w:rsidR="003F6605" w:rsidRPr="005C1750">
        <w:rPr>
          <w:rFonts w:ascii="Times New Roman" w:hAnsi="Times New Roman" w:cs="Times New Roman"/>
        </w:rPr>
        <w:t>则目标顶点的</w:t>
      </w:r>
      <w:r w:rsidR="003F6605" w:rsidRPr="005C1750">
        <w:rPr>
          <w:rFonts w:ascii="Times New Roman" w:hAnsi="Times New Roman" w:cs="Times New Roman"/>
        </w:rPr>
        <w:t>SP</w:t>
      </w:r>
      <w:r w:rsidR="003F6605" w:rsidRPr="005C1750">
        <w:rPr>
          <w:rFonts w:ascii="Times New Roman" w:hAnsi="Times New Roman" w:cs="Times New Roman"/>
        </w:rPr>
        <w:t>值保持不变，同时更新源顶点的</w:t>
      </w:r>
      <w:r w:rsidR="003F6605" w:rsidRPr="005C1750">
        <w:rPr>
          <w:rFonts w:ascii="Times New Roman" w:hAnsi="Times New Roman" w:cs="Times New Roman"/>
        </w:rPr>
        <w:t>SP</w:t>
      </w:r>
      <w:r w:rsidR="003F6605" w:rsidRPr="005C1750">
        <w:rPr>
          <w:rFonts w:ascii="Times New Roman" w:hAnsi="Times New Roman" w:cs="Times New Roman"/>
        </w:rPr>
        <w:t>值为无穷大；</w:t>
      </w:r>
      <w:r w:rsidR="003F6605" w:rsidRPr="005C1750">
        <w:rPr>
          <w:rFonts w:ascii="Times New Roman" w:hAnsi="Times New Roman" w:cs="Times New Roman"/>
        </w:rPr>
        <w:t>15-24</w:t>
      </w:r>
      <w:r w:rsidR="003F6605" w:rsidRPr="005C1750">
        <w:rPr>
          <w:rFonts w:ascii="Times New Roman" w:hAnsi="Times New Roman" w:cs="Times New Roman"/>
        </w:rPr>
        <w:t>行对应图</w:t>
      </w:r>
      <w:r w:rsidR="003F6605" w:rsidRPr="005C1750">
        <w:rPr>
          <w:rFonts w:ascii="Times New Roman" w:hAnsi="Times New Roman" w:cs="Times New Roman"/>
        </w:rPr>
        <w:t>4-2(d)</w:t>
      </w:r>
      <w:r w:rsidR="003F6605" w:rsidRPr="005C1750">
        <w:rPr>
          <w:rFonts w:ascii="Times New Roman" w:hAnsi="Times New Roman" w:cs="Times New Roman"/>
        </w:rPr>
        <w:t>情况，而这种情况根据事件类型的不同，又可以分为新增</w:t>
      </w:r>
      <w:r w:rsidR="001D249F">
        <w:rPr>
          <w:rFonts w:ascii="Times New Roman" w:hAnsi="Times New Roman" w:cs="Times New Roman" w:hint="eastAsia"/>
        </w:rPr>
        <w:t>&amp;</w:t>
      </w:r>
      <w:r w:rsidR="003F6605" w:rsidRPr="005C1750">
        <w:rPr>
          <w:rFonts w:ascii="Times New Roman" w:hAnsi="Times New Roman" w:cs="Times New Roman"/>
        </w:rPr>
        <w:t>更新，删除这两类情况，</w:t>
      </w:r>
      <w:r w:rsidR="00F2541C" w:rsidRPr="005C1750">
        <w:rPr>
          <w:rFonts w:ascii="Times New Roman" w:hAnsi="Times New Roman" w:cs="Times New Roman"/>
        </w:rPr>
        <w:t>对于新增和更新</w:t>
      </w:r>
      <w:r w:rsidR="00E503CF" w:rsidRPr="005C1750">
        <w:rPr>
          <w:rFonts w:ascii="Times New Roman" w:hAnsi="Times New Roman" w:cs="Times New Roman"/>
        </w:rPr>
        <w:t>事件，</w:t>
      </w:r>
      <w:r w:rsidR="00F2541C" w:rsidRPr="005C1750">
        <w:rPr>
          <w:rFonts w:ascii="Times New Roman" w:hAnsi="Times New Roman" w:cs="Times New Roman"/>
        </w:rPr>
        <w:t>需要考虑这条边是否能够使得目标顶点的</w:t>
      </w:r>
      <w:r w:rsidR="00F2541C" w:rsidRPr="005C1750">
        <w:rPr>
          <w:rFonts w:ascii="Times New Roman" w:hAnsi="Times New Roman" w:cs="Times New Roman"/>
        </w:rPr>
        <w:t>SP</w:t>
      </w:r>
      <w:r w:rsidR="00F2541C" w:rsidRPr="005C1750">
        <w:rPr>
          <w:rFonts w:ascii="Times New Roman" w:hAnsi="Times New Roman" w:cs="Times New Roman"/>
        </w:rPr>
        <w:t>值变小，如果使得目标顶点的</w:t>
      </w:r>
      <w:r w:rsidR="00F2541C" w:rsidRPr="005C1750">
        <w:rPr>
          <w:rFonts w:ascii="Times New Roman" w:hAnsi="Times New Roman" w:cs="Times New Roman"/>
        </w:rPr>
        <w:t>SP</w:t>
      </w:r>
      <w:r w:rsidR="00F2541C" w:rsidRPr="005C1750">
        <w:rPr>
          <w:rFonts w:ascii="Times New Roman" w:hAnsi="Times New Roman" w:cs="Times New Roman"/>
        </w:rPr>
        <w:t>值</w:t>
      </w:r>
      <w:r w:rsidR="00612B29">
        <w:rPr>
          <w:rFonts w:ascii="Times New Roman" w:hAnsi="Times New Roman" w:cs="Times New Roman"/>
        </w:rPr>
        <w:t>变小，则将这种影响继续传播给目标顶点的邻接点，否则不做任何操作</w:t>
      </w:r>
      <w:r w:rsidR="00763B3A" w:rsidRPr="005C1750">
        <w:rPr>
          <w:rFonts w:ascii="Times New Roman" w:hAnsi="Times New Roman" w:cs="Times New Roman"/>
        </w:rPr>
        <w:t>；</w:t>
      </w:r>
      <w:r w:rsidR="00AD6183" w:rsidRPr="005C1750">
        <w:rPr>
          <w:rFonts w:ascii="Times New Roman" w:hAnsi="Times New Roman" w:cs="Times New Roman"/>
        </w:rPr>
        <w:t>算法</w:t>
      </w:r>
      <w:r w:rsidR="00AD6183" w:rsidRPr="005C1750">
        <w:rPr>
          <w:rFonts w:ascii="Times New Roman" w:hAnsi="Times New Roman" w:cs="Times New Roman"/>
          <w:szCs w:val="24"/>
        </w:rPr>
        <w:t>中的</w:t>
      </w:r>
      <w:r w:rsidR="00352171" w:rsidRPr="005C1750">
        <w:rPr>
          <w:rFonts w:ascii="Times New Roman" w:hAnsi="Times New Roman" w:cs="Times New Roman"/>
          <w:szCs w:val="24"/>
        </w:rPr>
        <w:t>SPREAD-TO-OUT-NEIGHBOR()</w:t>
      </w:r>
      <w:r w:rsidR="00352171" w:rsidRPr="005C1750">
        <w:rPr>
          <w:rFonts w:ascii="Times New Roman" w:hAnsi="Times New Roman" w:cs="Times New Roman"/>
          <w:szCs w:val="24"/>
        </w:rPr>
        <w:t>函数即为影响传播函数，将这个影响继续传播给该顶点的所有出去的邻接点</w:t>
      </w:r>
      <w:r w:rsidR="00320D3C" w:rsidRPr="005C1750">
        <w:rPr>
          <w:rFonts w:ascii="Times New Roman" w:hAnsi="Times New Roman" w:cs="Times New Roman"/>
          <w:szCs w:val="24"/>
        </w:rPr>
        <w:t>；</w:t>
      </w:r>
      <w:r w:rsidR="008511B2" w:rsidRPr="005C1750">
        <w:rPr>
          <w:rFonts w:ascii="Times New Roman" w:hAnsi="Times New Roman" w:cs="Times New Roman"/>
          <w:szCs w:val="24"/>
        </w:rPr>
        <w:t>而对于删除事件，首先需要考虑</w:t>
      </w:r>
      <w:r w:rsidR="00A7724B" w:rsidRPr="005C1750">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5C1750">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5C1750">
        <w:rPr>
          <w:rFonts w:ascii="Times New Roman" w:hAnsi="Times New Roman" w:cs="Times New Roman"/>
          <w:bCs/>
          <w:szCs w:val="24"/>
        </w:rPr>
        <w:t>的唯一最短路径顶点，只有满足这个条件，删除这条边才会影响目标顶点的</w:t>
      </w:r>
      <w:r w:rsidR="00A7724B" w:rsidRPr="005C1750">
        <w:rPr>
          <w:rFonts w:ascii="Times New Roman" w:hAnsi="Times New Roman" w:cs="Times New Roman"/>
          <w:bCs/>
          <w:szCs w:val="24"/>
        </w:rPr>
        <w:t>SP</w:t>
      </w:r>
      <w:r w:rsidR="00A7724B" w:rsidRPr="005C1750">
        <w:rPr>
          <w:rFonts w:ascii="Times New Roman" w:hAnsi="Times New Roman" w:cs="Times New Roman"/>
          <w:bCs/>
          <w:szCs w:val="24"/>
        </w:rPr>
        <w:t>值，如果</w:t>
      </w:r>
      <w:r w:rsidR="005C6C72" w:rsidRPr="005C1750">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5C1750">
        <w:rPr>
          <w:rFonts w:ascii="Times New Roman" w:hAnsi="Times New Roman" w:cs="Times New Roman"/>
          <w:bCs/>
          <w:szCs w:val="24"/>
        </w:rPr>
        <w:t>的</w:t>
      </w:r>
      <w:r w:rsidR="005C6C72" w:rsidRPr="005C1750">
        <w:rPr>
          <w:rFonts w:ascii="Times New Roman" w:hAnsi="Times New Roman" w:cs="Times New Roman"/>
          <w:bCs/>
          <w:szCs w:val="24"/>
        </w:rPr>
        <w:t>SP</w:t>
      </w:r>
      <w:r w:rsidR="005C6C72" w:rsidRPr="005C1750">
        <w:rPr>
          <w:rFonts w:ascii="Times New Roman" w:hAnsi="Times New Roman" w:cs="Times New Roman"/>
          <w:bCs/>
          <w:szCs w:val="24"/>
        </w:rPr>
        <w:t>值，同时将</w:t>
      </w:r>
      <w:r w:rsidR="00D83E1A" w:rsidRPr="005C1750">
        <w:rPr>
          <w:rFonts w:ascii="Times New Roman" w:hAnsi="Times New Roman" w:cs="Times New Roman"/>
          <w:bCs/>
          <w:szCs w:val="24"/>
        </w:rPr>
        <w:t>这种变化通过</w:t>
      </w:r>
      <w:r w:rsidR="00D83E1A" w:rsidRPr="005C1750">
        <w:rPr>
          <w:rFonts w:ascii="Times New Roman" w:hAnsi="Times New Roman" w:cs="Times New Roman"/>
          <w:bCs/>
          <w:szCs w:val="24"/>
        </w:rPr>
        <w:t>SPREAD-</w:t>
      </w:r>
      <w:r w:rsidR="00D83E1A" w:rsidRPr="005C1750">
        <w:rPr>
          <w:rFonts w:ascii="Times New Roman" w:hAnsi="Times New Roman" w:cs="Times New Roman"/>
          <w:bCs/>
          <w:szCs w:val="24"/>
        </w:rPr>
        <w:lastRenderedPageBreak/>
        <w:t>TO-OUT-NEIGHBOR()</w:t>
      </w:r>
      <w:r w:rsidR="00D83E1A" w:rsidRPr="005C1750">
        <w:rPr>
          <w:rFonts w:ascii="Times New Roman" w:hAnsi="Times New Roman" w:cs="Times New Roman"/>
          <w:bCs/>
          <w:szCs w:val="24"/>
        </w:rPr>
        <w:t>函数传播出去</w:t>
      </w:r>
      <w:r w:rsidR="00E855AF" w:rsidRPr="005C1750">
        <w:rPr>
          <w:rFonts w:ascii="Times New Roman" w:hAnsi="Times New Roman" w:cs="Times New Roman"/>
          <w:bCs/>
          <w:szCs w:val="24"/>
        </w:rPr>
        <w:t>；算法中的</w:t>
      </w:r>
      <w:r w:rsidR="00E855AF" w:rsidRPr="005C1750">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5C1750">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5C1750">
        <w:rPr>
          <w:rFonts w:ascii="Times New Roman" w:hAnsi="Times New Roman" w:cs="Times New Roman"/>
          <w:bCs/>
          <w:szCs w:val="24"/>
        </w:rPr>
        <w:t>)</w:t>
      </w:r>
      <w:r w:rsidR="00931E72" w:rsidRPr="005C1750">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的唯一最短路径，</w:t>
      </w:r>
      <w:r w:rsidR="00931E72" w:rsidRPr="005C1750">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w:t>
      </w:r>
      <w:r w:rsidR="000F578E" w:rsidRPr="005C1750">
        <w:rPr>
          <w:rFonts w:ascii="Times New Roman" w:hAnsi="Times New Roman" w:cs="Times New Roman"/>
          <w:bCs/>
          <w:szCs w:val="24"/>
        </w:rPr>
        <w:t>计算</w:t>
      </w:r>
      <w:r w:rsidR="00931E72" w:rsidRPr="005C1750">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5C1750">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5C1750">
        <w:rPr>
          <w:rFonts w:ascii="Times New Roman" w:hAnsi="Times New Roman" w:cs="Times New Roman"/>
          <w:bCs/>
          <w:szCs w:val="24"/>
        </w:rPr>
        <w:t>顶点的最短路径</w:t>
      </w:r>
      <w:r w:rsidR="00C11B0E" w:rsidRPr="005C1750">
        <w:rPr>
          <w:rFonts w:ascii="Times New Roman" w:hAnsi="Times New Roman" w:cs="Times New Roman"/>
          <w:bCs/>
          <w:szCs w:val="24"/>
        </w:rPr>
        <w:t>的值</w:t>
      </w:r>
      <w:r w:rsidR="00433BA1" w:rsidRPr="005C1750">
        <w:rPr>
          <w:rFonts w:ascii="Times New Roman" w:hAnsi="Times New Roman" w:cs="Times New Roman"/>
          <w:bCs/>
          <w:szCs w:val="24"/>
        </w:rPr>
        <w:t>。</w:t>
      </w:r>
    </w:p>
    <w:p w14:paraId="39D78D58" w14:textId="52BB9B9B" w:rsidR="00643DA6" w:rsidRPr="00506AD7" w:rsidRDefault="00643DA6" w:rsidP="007C31F8">
      <w:pPr>
        <w:pStyle w:val="2"/>
        <w:numPr>
          <w:ilvl w:val="1"/>
          <w:numId w:val="37"/>
        </w:numPr>
        <w:rPr>
          <w:rFonts w:ascii="Times New Roman" w:hAnsi="Times New Roman" w:cs="Times New Roman"/>
          <w:szCs w:val="28"/>
        </w:rPr>
      </w:pPr>
      <w:bookmarkStart w:id="276" w:name="_Toc478509285"/>
      <w:bookmarkStart w:id="277" w:name="_Toc478569370"/>
      <w:r w:rsidRPr="00506AD7">
        <w:rPr>
          <w:rFonts w:ascii="Times New Roman" w:hAnsi="Times New Roman" w:cs="Times New Roman"/>
          <w:szCs w:val="28"/>
        </w:rPr>
        <w:t>PageRank</w:t>
      </w:r>
      <w:bookmarkEnd w:id="276"/>
      <w:bookmarkEnd w:id="277"/>
    </w:p>
    <w:p w14:paraId="2E818C0B" w14:textId="13799DB4" w:rsidR="00F21F16" w:rsidRPr="005C1750" w:rsidRDefault="00F21F16" w:rsidP="00F21F16">
      <w:pPr>
        <w:ind w:firstLineChars="200" w:firstLine="480"/>
        <w:rPr>
          <w:rFonts w:ascii="Times New Roman" w:hAnsi="Times New Roman" w:cs="Times New Roman"/>
        </w:rPr>
      </w:pPr>
      <w:r w:rsidRPr="005C1750">
        <w:rPr>
          <w:rFonts w:ascii="Times New Roman" w:hAnsi="Times New Roman" w:cs="Times New Roman"/>
        </w:rPr>
        <w:t>PR</w:t>
      </w:r>
      <w:r w:rsidRPr="005C1750">
        <w:rPr>
          <w:rFonts w:ascii="Times New Roman" w:hAnsi="Times New Roman" w:cs="Times New Roman"/>
        </w:rPr>
        <w:t>算法是基于网页链接来计算各个网页的重要程度算法。假设网页</w:t>
      </w:r>
      <w:r w:rsidRPr="005C1750">
        <w:rPr>
          <w:rFonts w:ascii="Times New Roman" w:hAnsi="Times New Roman" w:cs="Times New Roman"/>
        </w:rPr>
        <w:t>A</w:t>
      </w:r>
      <w:r w:rsidRPr="005C1750">
        <w:rPr>
          <w:rFonts w:ascii="Times New Roman" w:hAnsi="Times New Roman" w:cs="Times New Roman"/>
        </w:rPr>
        <w:t>引用网页</w:t>
      </w:r>
      <w:r w:rsidRPr="005C1750">
        <w:rPr>
          <w:rFonts w:ascii="Times New Roman" w:hAnsi="Times New Roman" w:cs="Times New Roman"/>
        </w:rPr>
        <w:t>B</w:t>
      </w:r>
      <w:r w:rsidRPr="005C1750">
        <w:rPr>
          <w:rFonts w:ascii="Times New Roman" w:hAnsi="Times New Roman" w:cs="Times New Roman"/>
        </w:rPr>
        <w:t>，则</w:t>
      </w:r>
      <w:r w:rsidRPr="005C1750">
        <w:rPr>
          <w:rFonts w:ascii="Times New Roman" w:hAnsi="Times New Roman" w:cs="Times New Roman"/>
        </w:rPr>
        <w:t>A</w:t>
      </w:r>
      <w:r w:rsidRPr="005C1750">
        <w:rPr>
          <w:rFonts w:ascii="Times New Roman" w:hAnsi="Times New Roman" w:cs="Times New Roman"/>
        </w:rPr>
        <w:t>就将一定的分数贡献给了</w:t>
      </w:r>
      <w:r w:rsidRPr="005C1750">
        <w:rPr>
          <w:rFonts w:ascii="Times New Roman" w:hAnsi="Times New Roman" w:cs="Times New Roman"/>
        </w:rPr>
        <w:t>B</w:t>
      </w:r>
      <w:r w:rsidRPr="005C1750">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5C1750" w:rsidRDefault="00AA5621" w:rsidP="00F21F16">
      <w:pPr>
        <w:ind w:firstLineChars="200" w:firstLine="480"/>
        <w:rPr>
          <w:rFonts w:ascii="Times New Roman" w:hAnsi="Times New Roman" w:cs="Times New Roman"/>
        </w:rPr>
      </w:pPr>
      <w:r w:rsidRPr="005C1750">
        <w:rPr>
          <w:rFonts w:ascii="Times New Roman" w:hAnsi="Times New Roman" w:cs="Times New Roman"/>
        </w:rPr>
        <w:t>类似于</w:t>
      </w:r>
      <w:r w:rsidRPr="005C1750">
        <w:rPr>
          <w:rFonts w:ascii="Times New Roman" w:hAnsi="Times New Roman" w:cs="Times New Roman"/>
        </w:rPr>
        <w:t>SSSP</w:t>
      </w:r>
      <w:r w:rsidRPr="005C1750">
        <w:rPr>
          <w:rFonts w:ascii="Times New Roman" w:hAnsi="Times New Roman" w:cs="Times New Roman"/>
        </w:rPr>
        <w:t>算法的流式场景分析，</w:t>
      </w:r>
      <w:r w:rsidRPr="005C1750">
        <w:rPr>
          <w:rFonts w:ascii="Times New Roman" w:hAnsi="Times New Roman" w:cs="Times New Roman"/>
        </w:rPr>
        <w:t>PR</w:t>
      </w:r>
      <w:r w:rsidRPr="005C1750">
        <w:rPr>
          <w:rFonts w:ascii="Times New Roman" w:hAnsi="Times New Roman" w:cs="Times New Roman"/>
        </w:rPr>
        <w:t>算法也会遇到如图</w:t>
      </w:r>
      <w:r w:rsidRPr="005C1750">
        <w:rPr>
          <w:rFonts w:ascii="Times New Roman" w:hAnsi="Times New Roman" w:cs="Times New Roman"/>
        </w:rPr>
        <w:t>4-2</w:t>
      </w:r>
      <w:r w:rsidRPr="005C1750">
        <w:rPr>
          <w:rFonts w:ascii="Times New Roman" w:hAnsi="Times New Roman" w:cs="Times New Roman"/>
        </w:rPr>
        <w:t>所示的</w:t>
      </w:r>
      <w:r w:rsidR="00EE6DB2" w:rsidRPr="005C1750">
        <w:rPr>
          <w:rFonts w:ascii="Times New Roman" w:hAnsi="Times New Roman" w:cs="Times New Roman"/>
        </w:rPr>
        <w:t>4</w:t>
      </w:r>
      <w:r w:rsidR="00EE6DB2" w:rsidRPr="005C1750">
        <w:rPr>
          <w:rFonts w:ascii="Times New Roman" w:hAnsi="Times New Roman" w:cs="Times New Roman"/>
        </w:rPr>
        <w:t>种情况。</w:t>
      </w:r>
      <w:r w:rsidR="00F33D1E" w:rsidRPr="005C1750">
        <w:rPr>
          <w:rFonts w:ascii="Times New Roman" w:hAnsi="Times New Roman" w:cs="Times New Roman"/>
        </w:rPr>
        <w:t>针对这</w:t>
      </w:r>
      <w:r w:rsidR="00F33D1E" w:rsidRPr="005C1750">
        <w:rPr>
          <w:rFonts w:ascii="Times New Roman" w:hAnsi="Times New Roman" w:cs="Times New Roman"/>
        </w:rPr>
        <w:t>4</w:t>
      </w:r>
      <w:r w:rsidR="00F33D1E" w:rsidRPr="005C1750">
        <w:rPr>
          <w:rFonts w:ascii="Times New Roman" w:hAnsi="Times New Roman" w:cs="Times New Roman"/>
        </w:rPr>
        <w:t>类的处理过程如下：</w:t>
      </w:r>
    </w:p>
    <w:p w14:paraId="6D07ABBB" w14:textId="15D0656F" w:rsidR="00975EC7" w:rsidRPr="005C1750" w:rsidRDefault="00082B9B"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均为</w:t>
      </w:r>
      <w:r w:rsidR="00975EC7" w:rsidRPr="005C1750">
        <w:rPr>
          <w:rFonts w:ascii="Times New Roman" w:hAnsi="Times New Roman" w:cs="Times New Roman"/>
        </w:rPr>
        <w:t>新顶点</w:t>
      </w:r>
    </w:p>
    <w:p w14:paraId="7DC9CF4A" w14:textId="06EACF89" w:rsidR="009B2B76" w:rsidRPr="005C1750" w:rsidRDefault="00FB7CA7" w:rsidP="00FB7CA7">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4-2(a)</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为原图中不存在的新增加的顶点，对于这两个新增加的顶点，初始化</w:t>
      </w:r>
      <w:r w:rsidR="00722758" w:rsidRPr="005C1750">
        <w:rPr>
          <w:rFonts w:ascii="Times New Roman" w:hAnsi="Times New Roman" w:cs="Times New Roman"/>
        </w:rPr>
        <w:t>其</w:t>
      </w:r>
      <w:r w:rsidRPr="005C1750">
        <w:rPr>
          <w:rFonts w:ascii="Times New Roman" w:hAnsi="Times New Roman" w:cs="Times New Roman"/>
        </w:rPr>
        <w:t>PR</w:t>
      </w:r>
      <w:r w:rsidRPr="005C1750">
        <w:rPr>
          <w:rFonts w:ascii="Times New Roman" w:hAnsi="Times New Roman" w:cs="Times New Roman"/>
        </w:rPr>
        <w:t>值为</w:t>
      </w:r>
      <w:r w:rsidR="008B38BD" w:rsidRPr="005C1750">
        <w:rPr>
          <w:rFonts w:ascii="Times New Roman" w:hAnsi="Times New Roman" w:cs="Times New Roman"/>
        </w:rPr>
        <w:t>1</w:t>
      </w:r>
      <w:r w:rsidR="00722758" w:rsidRPr="005C1750">
        <w:rPr>
          <w:rFonts w:ascii="Times New Roman" w:hAnsi="Times New Roman" w:cs="Times New Roman"/>
        </w:rPr>
        <w:t>，又因为这两个顶点</w:t>
      </w:r>
      <w:r w:rsidR="00F642FA" w:rsidRPr="005C1750">
        <w:rPr>
          <w:rFonts w:ascii="Times New Roman" w:hAnsi="Times New Roman" w:cs="Times New Roman"/>
        </w:rPr>
        <w:t>不与图中的任何顶点建立联系，根据</w:t>
      </w:r>
      <w:r w:rsidR="00F642FA" w:rsidRPr="005C1750">
        <w:rPr>
          <w:rFonts w:ascii="Times New Roman" w:hAnsi="Times New Roman" w:cs="Times New Roman"/>
        </w:rPr>
        <w:t>PR</w:t>
      </w:r>
      <w:r w:rsidR="00F642FA" w:rsidRPr="005C1750">
        <w:rPr>
          <w:rFonts w:ascii="Times New Roman" w:hAnsi="Times New Roman" w:cs="Times New Roman"/>
        </w:rPr>
        <w:t>得分计算公式</w:t>
      </w:r>
      <w:r w:rsidR="0066337A" w:rsidRPr="005C1750">
        <w:rPr>
          <w:rFonts w:ascii="Times New Roman" w:hAnsi="Times New Roman" w:cs="Times New Roman"/>
        </w:rPr>
        <w:t>(</w:t>
      </w:r>
      <w:r w:rsidR="0066337A" w:rsidRPr="005C1750">
        <w:rPr>
          <w:rFonts w:ascii="Times New Roman" w:hAnsi="Times New Roman" w:cs="Times New Roman"/>
        </w:rPr>
        <w:t>见公式</w:t>
      </w:r>
      <w:r w:rsidR="0066337A" w:rsidRPr="005C1750">
        <w:rPr>
          <w:rFonts w:ascii="Times New Roman" w:hAnsi="Times New Roman" w:cs="Times New Roman"/>
        </w:rPr>
        <w:t>1)</w:t>
      </w:r>
      <w:r w:rsidR="00F642FA" w:rsidRPr="005C1750">
        <w:rPr>
          <w:rFonts w:ascii="Times New Roman" w:hAnsi="Times New Roman" w:cs="Times New Roman"/>
        </w:rPr>
        <w:t>：</w:t>
      </w:r>
    </w:p>
    <w:p w14:paraId="39E5AD17" w14:textId="596A915A" w:rsidR="0066337A"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6469EAF9" w14:textId="59028711"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5C1750" w:rsidRDefault="00703151" w:rsidP="0023107E">
      <w:pPr>
        <w:ind w:firstLineChars="200" w:firstLine="480"/>
        <w:rPr>
          <w:rFonts w:ascii="Times New Roman" w:hAnsi="Times New Roman" w:cs="Times New Roman"/>
        </w:rPr>
      </w:pPr>
      <w:r w:rsidRPr="005C1750">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p>
    <w:p w14:paraId="09747268" w14:textId="67C933E8" w:rsidR="00703151" w:rsidRPr="005C1750"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5C1750" w:rsidRDefault="00EC59BC" w:rsidP="0066337A">
      <w:pPr>
        <w:rPr>
          <w:rFonts w:ascii="Times New Roman" w:hAnsi="Times New Roman" w:cs="Times New Roman"/>
        </w:rPr>
      </w:pPr>
      <w:r w:rsidRPr="005C1750">
        <w:rPr>
          <w:rFonts w:ascii="Times New Roman" w:hAnsi="Times New Roman" w:cs="Times New Roman"/>
        </w:rPr>
        <w:t xml:space="preserve">    </w:t>
      </w:r>
      <w:r w:rsidRPr="005C1750">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5C1750">
        <w:rPr>
          <w:rFonts w:ascii="Times New Roman" w:hAnsi="Times New Roman" w:cs="Times New Roman"/>
        </w:rPr>
        <w:t>是原图中的顶点数目。</w:t>
      </w:r>
    </w:p>
    <w:p w14:paraId="67D63862" w14:textId="0D275BD1" w:rsidR="00975EC7" w:rsidRPr="005C1750" w:rsidRDefault="00082B9B"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w:del w:id="278" w:author="Shen" w:date="2017-03-30T17:16:00Z">
        <w:r w:rsidR="00975EC7" w:rsidRPr="005C1750" w:rsidDel="00351113">
          <w:rPr>
            <w:rFonts w:ascii="Times New Roman" w:hAnsi="Times New Roman" w:cs="Times New Roman" w:hint="eastAsia"/>
          </w:rPr>
          <w:delText>,</w:delText>
        </w:r>
      </w:del>
      <w:ins w:id="279" w:author="Shen" w:date="2017-03-30T17:16:00Z">
        <w:r w:rsidR="00351113">
          <w:rPr>
            <w:rFonts w:ascii="Times New Roman" w:hAnsi="Times New Roman" w:cs="Times New Roman" w:hint="eastAsia"/>
          </w:rPr>
          <w:t>，</w:t>
        </w:r>
      </w:ins>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5C1750">
        <w:rPr>
          <w:rFonts w:ascii="Times New Roman" w:hAnsi="Times New Roman" w:cs="Times New Roman"/>
        </w:rPr>
        <w:t>已经存在于系统中</w:t>
      </w:r>
    </w:p>
    <w:p w14:paraId="518AECB3" w14:textId="058A3456" w:rsidR="008F6713" w:rsidRPr="005C1750" w:rsidRDefault="00B21773" w:rsidP="00B21773">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4-2(b)</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5C1750">
        <w:rPr>
          <w:rFonts w:ascii="Times New Roman" w:hAnsi="Times New Roman" w:cs="Times New Roman"/>
        </w:rPr>
        <w:t>。</w:t>
      </w:r>
      <w:r w:rsidR="00421B85"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5C1750">
        <w:rPr>
          <w:rFonts w:ascii="Times New Roman" w:hAnsi="Times New Roman" w:cs="Times New Roman"/>
        </w:rPr>
        <w:t>的</w:t>
      </w:r>
      <w:r w:rsidR="00421B85" w:rsidRPr="005C1750">
        <w:rPr>
          <w:rFonts w:ascii="Times New Roman" w:hAnsi="Times New Roman" w:cs="Times New Roman"/>
        </w:rPr>
        <w:t>PR</w:t>
      </w:r>
      <w:r w:rsidR="00421B85" w:rsidRPr="005C1750">
        <w:rPr>
          <w:rFonts w:ascii="Times New Roman" w:hAnsi="Times New Roman" w:cs="Times New Roman"/>
        </w:rPr>
        <w:t>值初始化为</w:t>
      </w:r>
      <w:r w:rsidR="00421B85" w:rsidRPr="005C1750">
        <w:rPr>
          <w:rFonts w:ascii="Times New Roman" w:hAnsi="Times New Roman" w:cs="Times New Roman"/>
        </w:rPr>
        <w:t>1</w:t>
      </w:r>
      <w:del w:id="280" w:author="Shen" w:date="2017-03-30T17:16:00Z">
        <w:r w:rsidR="00421B85" w:rsidRPr="005C1750" w:rsidDel="00351113">
          <w:rPr>
            <w:rFonts w:ascii="Times New Roman" w:hAnsi="Times New Roman" w:cs="Times New Roman" w:hint="eastAsia"/>
          </w:rPr>
          <w:delText>,</w:delText>
        </w:r>
      </w:del>
      <w:ins w:id="281" w:author="Shen" w:date="2017-03-30T17:16:00Z">
        <w:r w:rsidR="00351113">
          <w:rPr>
            <w:rFonts w:ascii="Times New Roman" w:hAnsi="Times New Roman" w:cs="Times New Roman" w:hint="eastAsia"/>
          </w:rPr>
          <w:t>，</w:t>
        </w:r>
      </w:ins>
      <w:r w:rsidR="00340B66" w:rsidRPr="005C1750">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5C1750">
        <w:rPr>
          <w:rFonts w:ascii="Times New Roman" w:hAnsi="Times New Roman" w:cs="Times New Roman"/>
        </w:rPr>
        <w:t>指向其</w:t>
      </w:r>
      <w:r w:rsidR="00261E95">
        <w:rPr>
          <w:rFonts w:ascii="Times New Roman" w:hAnsi="Times New Roman" w:cs="Times New Roman"/>
        </w:rPr>
        <w:t>它</w:t>
      </w:r>
      <w:r w:rsidR="00F127A2" w:rsidRPr="005C1750">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5C1750">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5C1750">
        <w:rPr>
          <w:rFonts w:ascii="Times New Roman" w:hAnsi="Times New Roman" w:cs="Times New Roman"/>
        </w:rPr>
        <w:t>对其所有指向的邻接点的贡献值将发生变化，</w:t>
      </w:r>
      <w:r w:rsidR="009C5AE5" w:rsidRPr="005C1750">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5C1750">
        <w:rPr>
          <w:rFonts w:ascii="Times New Roman" w:hAnsi="Times New Roman" w:cs="Times New Roman"/>
        </w:rPr>
        <w:t>为中心逐步扩散开来。</w:t>
      </w:r>
    </w:p>
    <w:p w14:paraId="046B3648" w14:textId="46988F9A" w:rsidR="00975EC7" w:rsidRPr="005C1750" w:rsidRDefault="00082B9B"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5C1750">
        <w:rPr>
          <w:rFonts w:ascii="Times New Roman" w:hAnsi="Times New Roman" w:cs="Times New Roman"/>
        </w:rPr>
        <w:t>为</w:t>
      </w:r>
      <w:r w:rsidR="00975EC7" w:rsidRPr="005C1750">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已经存在于系统中</w:t>
      </w:r>
    </w:p>
    <w:p w14:paraId="4087EDB4" w14:textId="553C187E" w:rsidR="007E3BAA" w:rsidRPr="005C1750" w:rsidRDefault="00E45368" w:rsidP="007E3BAA">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4-2(c)</w:t>
      </w:r>
      <w:r w:rsidRPr="005C1750">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w:t>
      </w:r>
      <w:r w:rsidR="00614354" w:rsidRPr="005C1750">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5C1750">
        <w:rPr>
          <w:rFonts w:ascii="Times New Roman" w:hAnsi="Times New Roman" w:cs="Times New Roman"/>
        </w:rPr>
        <w:t>的</w:t>
      </w:r>
      <w:r w:rsidR="00614354" w:rsidRPr="005C1750">
        <w:rPr>
          <w:rFonts w:ascii="Times New Roman" w:hAnsi="Times New Roman" w:cs="Times New Roman"/>
        </w:rPr>
        <w:t>PR</w:t>
      </w:r>
      <w:r w:rsidR="00614354" w:rsidRPr="005C1750">
        <w:rPr>
          <w:rFonts w:ascii="Times New Roman" w:hAnsi="Times New Roman" w:cs="Times New Roman"/>
        </w:rPr>
        <w:t>值初始化为</w:t>
      </w:r>
      <w:r w:rsidR="00614354" w:rsidRPr="005C1750">
        <w:rPr>
          <w:rFonts w:ascii="Times New Roman" w:hAnsi="Times New Roman" w:cs="Times New Roman"/>
        </w:rPr>
        <w:t>1</w:t>
      </w:r>
      <w:r w:rsidR="00614354" w:rsidRPr="005C1750">
        <w:rPr>
          <w:rFonts w:ascii="Times New Roman" w:hAnsi="Times New Roman" w:cs="Times New Roman"/>
        </w:rPr>
        <w:t>，</w:t>
      </w:r>
      <w:r w:rsidR="007E3BAA" w:rsidRPr="005C1750">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5C1750">
        <w:rPr>
          <w:rFonts w:ascii="Times New Roman" w:hAnsi="Times New Roman" w:cs="Times New Roman"/>
        </w:rPr>
        <w:t>的</w:t>
      </w:r>
      <w:r w:rsidR="007E3BAA" w:rsidRPr="005C1750">
        <w:rPr>
          <w:rFonts w:ascii="Times New Roman" w:hAnsi="Times New Roman" w:cs="Times New Roman"/>
        </w:rPr>
        <w:t>PR</w:t>
      </w:r>
      <w:r w:rsidR="007E3BAA" w:rsidRPr="005C1750">
        <w:rPr>
          <w:rFonts w:ascii="Times New Roman" w:hAnsi="Times New Roman" w:cs="Times New Roman"/>
        </w:rPr>
        <w:t>值：</w:t>
      </w:r>
    </w:p>
    <w:p w14:paraId="10BD3B4C" w14:textId="58680589" w:rsidR="00E45368" w:rsidRPr="005C1750"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5C1750" w:rsidRDefault="00F538D2" w:rsidP="00E45368">
      <w:pPr>
        <w:ind w:firstLineChars="200" w:firstLine="480"/>
        <w:rPr>
          <w:rFonts w:ascii="Times New Roman" w:hAnsi="Times New Roman" w:cs="Times New Roman"/>
        </w:rPr>
      </w:pPr>
      <w:r w:rsidRPr="005C1750">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顶点指向它，所以它的</w:t>
      </w:r>
      <w:r w:rsidRPr="005C1750">
        <w:rPr>
          <w:rFonts w:ascii="Times New Roman" w:hAnsi="Times New Roman" w:cs="Times New Roman"/>
        </w:rPr>
        <w:t>PR</w:t>
      </w:r>
      <w:r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顶点的贡献值，即</w:t>
      </w:r>
    </w:p>
    <w:p w14:paraId="402DC730" w14:textId="31E8C41E" w:rsidR="00F538D2" w:rsidRPr="005C1750" w:rsidRDefault="00F538D2" w:rsidP="00F538D2">
      <w:pPr>
        <w:ind w:firstLineChars="200" w:firstLine="480"/>
        <w:rPr>
          <w:rFonts w:ascii="Times New Roman" w:hAnsi="Times New Roman" w:cs="Times New Roman"/>
        </w:rPr>
      </w:pPr>
      <m:oMathPara>
        <m:oMath>
          <m:r>
            <w:rPr>
              <w:rFonts w:ascii="Cambria Math" w:hAnsi="Cambria Math" w:cs="Times New Roman"/>
            </w:rPr>
            <w:lastRenderedPageBreak/>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5C1750" w:rsidRDefault="005B194E" w:rsidP="00E45368">
      <w:pPr>
        <w:ind w:firstLineChars="200" w:firstLine="480"/>
        <w:rPr>
          <w:rFonts w:ascii="Times New Roman" w:hAnsi="Times New Roman" w:cs="Times New Roman"/>
        </w:rPr>
      </w:pPr>
      <w:r w:rsidRPr="005C1750">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顶点的</w:t>
      </w:r>
      <w:r w:rsidRPr="005C1750">
        <w:rPr>
          <w:rFonts w:ascii="Times New Roman" w:hAnsi="Times New Roman" w:cs="Times New Roman"/>
        </w:rPr>
        <w:t>PR</w:t>
      </w:r>
      <w:r w:rsidRPr="005C1750">
        <w:rPr>
          <w:rFonts w:ascii="Times New Roman" w:hAnsi="Times New Roman" w:cs="Times New Roman"/>
        </w:rPr>
        <w:t>值发生了变化，</w:t>
      </w:r>
      <w:r w:rsidR="00574DA7" w:rsidRPr="005C1750">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5C1750">
        <w:rPr>
          <w:rFonts w:ascii="Times New Roman" w:hAnsi="Times New Roman" w:cs="Times New Roman"/>
        </w:rPr>
        <w:t>为中心将这种变化传播出去。</w:t>
      </w:r>
    </w:p>
    <w:p w14:paraId="722D37E2" w14:textId="053F3E9E" w:rsidR="00975EC7" w:rsidRPr="005C1750" w:rsidRDefault="00082B9B"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5C1750">
        <w:rPr>
          <w:rFonts w:ascii="Times New Roman" w:hAnsi="Times New Roman" w:cs="Times New Roman"/>
        </w:rPr>
        <w:t>均已经存在于系统中</w:t>
      </w:r>
    </w:p>
    <w:p w14:paraId="10BFAE02" w14:textId="050AB001" w:rsidR="00A73BDF" w:rsidRPr="005C1750" w:rsidRDefault="00A73BDF" w:rsidP="00A73BDF">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1 \* GB3 </w:instrText>
      </w:r>
      <w:r w:rsidRPr="005C1750">
        <w:rPr>
          <w:rFonts w:ascii="Times New Roman" w:hAnsi="Times New Roman" w:cs="Times New Roman"/>
        </w:rPr>
        <w:fldChar w:fldCharType="separate"/>
      </w:r>
      <w:r w:rsidR="00021115" w:rsidRPr="005C1750">
        <w:rPr>
          <w:rFonts w:ascii="宋体" w:hAnsi="宋体" w:cs="宋体" w:hint="eastAsia"/>
          <w:noProof/>
        </w:rPr>
        <w:t>①</w:t>
      </w:r>
      <w:r w:rsidRPr="005C1750">
        <w:rPr>
          <w:rFonts w:ascii="Times New Roman" w:hAnsi="Times New Roman" w:cs="Times New Roman"/>
        </w:rPr>
        <w:fldChar w:fldCharType="end"/>
      </w:r>
      <w:r w:rsidRPr="005C1750">
        <w:rPr>
          <w:rFonts w:ascii="Times New Roman" w:hAnsi="Times New Roman" w:cs="Times New Roman"/>
        </w:rPr>
        <w:t xml:space="preserve"> ADD</w:t>
      </w:r>
      <w:r w:rsidRPr="005C1750">
        <w:rPr>
          <w:rFonts w:ascii="Times New Roman" w:hAnsi="Times New Roman" w:cs="Times New Roman"/>
        </w:rPr>
        <w:t>事件</w:t>
      </w:r>
    </w:p>
    <w:p w14:paraId="15270BE3" w14:textId="5496881C" w:rsidR="001E274D" w:rsidRPr="005C1750" w:rsidRDefault="00A03B5D" w:rsidP="001E274D">
      <w:pPr>
        <w:ind w:firstLineChars="200" w:firstLine="480"/>
        <w:rPr>
          <w:rFonts w:ascii="Times New Roman" w:hAnsi="Times New Roman" w:cs="Times New Roman"/>
        </w:rPr>
      </w:pPr>
      <w:r w:rsidRPr="005C1750">
        <w:rPr>
          <w:rFonts w:ascii="Times New Roman" w:hAnsi="Times New Roman" w:cs="Times New Roman"/>
        </w:rPr>
        <w:t>如图</w:t>
      </w:r>
      <w:r w:rsidRPr="005C1750">
        <w:rPr>
          <w:rFonts w:ascii="Times New Roman" w:hAnsi="Times New Roman" w:cs="Times New Roman"/>
        </w:rPr>
        <w:t>4-2(d)</w:t>
      </w:r>
      <w:r w:rsidRPr="005C1750">
        <w:rPr>
          <w:rFonts w:ascii="Times New Roman" w:hAnsi="Times New Roman" w:cs="Times New Roman"/>
        </w:rPr>
        <w:t>所示</w:t>
      </w:r>
      <w:r w:rsidRPr="005C1750">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5C1750">
        <w:rPr>
          <w:rFonts w:ascii="Times New Roman" w:hAnsi="Times New Roman" w:cs="Times New Roman"/>
        </w:rPr>
        <w:t>。</w:t>
      </w:r>
      <w:r w:rsidR="001E274D"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的</w:t>
      </w:r>
      <w:r w:rsidR="001E274D" w:rsidRPr="005C1750">
        <w:rPr>
          <w:rFonts w:ascii="Times New Roman" w:hAnsi="Times New Roman" w:cs="Times New Roman"/>
        </w:rPr>
        <w:t>PR</w:t>
      </w:r>
      <w:r w:rsidR="001E274D" w:rsidRPr="005C1750">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5C1750">
        <w:rPr>
          <w:rFonts w:ascii="Times New Roman" w:hAnsi="Times New Roman" w:cs="Times New Roman"/>
        </w:rPr>
        <w:t>新增指向它的顶点，所以它的</w:t>
      </w:r>
      <w:r w:rsidR="001E274D" w:rsidRPr="005C1750">
        <w:rPr>
          <w:rFonts w:ascii="Times New Roman" w:hAnsi="Times New Roman" w:cs="Times New Roman"/>
        </w:rPr>
        <w:t>PR</w:t>
      </w:r>
      <w:r w:rsidR="001E274D" w:rsidRPr="005C1750">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5C1750">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5C1750" w:rsidRDefault="00411F85" w:rsidP="001E274D">
      <w:pPr>
        <w:ind w:firstLineChars="200" w:firstLine="480"/>
        <w:rPr>
          <w:rFonts w:ascii="Times New Roman" w:hAnsi="Times New Roman" w:cs="Times New Roman"/>
        </w:rPr>
      </w:pPr>
      <w:r w:rsidRPr="005C1750">
        <w:rPr>
          <w:rFonts w:ascii="Times New Roman" w:hAnsi="Times New Roman" w:cs="Times New Roman"/>
        </w:rPr>
        <w:t>其中</w:t>
      </w:r>
      <m:oMath>
        <m:r>
          <w:rPr>
            <w:rFonts w:ascii="Cambria Math" w:hAnsi="Cambria Math" w:cs="Times New Roman"/>
          </w:rPr>
          <m:t>d</m:t>
        </m:r>
      </m:oMath>
      <w:r w:rsidR="00F90D62" w:rsidRPr="005C1750">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5C1750">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5C1750">
        <w:rPr>
          <w:rFonts w:ascii="Times New Roman" w:hAnsi="Times New Roman" w:cs="Times New Roman"/>
        </w:rPr>
        <w:t>指向的邻接点的集合的元素数目</w:t>
      </w:r>
      <w:r w:rsidR="006A1EDA" w:rsidRPr="005C1750">
        <w:rPr>
          <w:rFonts w:ascii="Times New Roman" w:hAnsi="Times New Roman" w:cs="Times New Roman"/>
        </w:rPr>
        <w:t>。</w:t>
      </w:r>
    </w:p>
    <w:p w14:paraId="37E34053" w14:textId="4CF7A0ED" w:rsidR="006A1EDA" w:rsidRPr="005C1750" w:rsidRDefault="006A1EDA" w:rsidP="001E274D">
      <w:pPr>
        <w:ind w:firstLineChars="200" w:firstLine="480"/>
        <w:rPr>
          <w:rFonts w:ascii="Times New Roman" w:hAnsi="Times New Roman" w:cs="Times New Roman"/>
        </w:rPr>
      </w:pPr>
      <w:r w:rsidRPr="005C1750">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5C1750">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5C1750">
        <w:rPr>
          <w:rFonts w:ascii="Times New Roman" w:hAnsi="Times New Roman" w:cs="Times New Roman"/>
        </w:rPr>
        <w:t>为中心，将这种变化传播到</w:t>
      </w:r>
      <w:r w:rsidR="00261E95">
        <w:rPr>
          <w:rFonts w:ascii="Times New Roman" w:hAnsi="Times New Roman" w:cs="Times New Roman"/>
        </w:rPr>
        <w:t>它</w:t>
      </w:r>
      <w:r w:rsidRPr="005C1750">
        <w:rPr>
          <w:rFonts w:ascii="Times New Roman" w:hAnsi="Times New Roman" w:cs="Times New Roman"/>
        </w:rPr>
        <w:t>们指向的邻接点。</w:t>
      </w:r>
    </w:p>
    <w:p w14:paraId="07534D23" w14:textId="5824DBEA"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2 \* GB3 </w:instrText>
      </w:r>
      <w:r w:rsidRPr="005C1750">
        <w:rPr>
          <w:rFonts w:ascii="Times New Roman" w:hAnsi="Times New Roman" w:cs="Times New Roman"/>
        </w:rPr>
        <w:fldChar w:fldCharType="separate"/>
      </w:r>
      <w:r w:rsidR="00021115" w:rsidRPr="005C1750">
        <w:rPr>
          <w:rFonts w:ascii="宋体" w:hAnsi="宋体" w:cs="宋体" w:hint="eastAsia"/>
          <w:noProof/>
        </w:rPr>
        <w:t>②</w:t>
      </w:r>
      <w:r w:rsidRPr="005C1750">
        <w:rPr>
          <w:rFonts w:ascii="Times New Roman" w:hAnsi="Times New Roman" w:cs="Times New Roman"/>
        </w:rPr>
        <w:fldChar w:fldCharType="end"/>
      </w:r>
      <w:r w:rsidRPr="005C1750">
        <w:rPr>
          <w:rFonts w:ascii="Times New Roman" w:hAnsi="Times New Roman" w:cs="Times New Roman"/>
        </w:rPr>
        <w:t>UPDATE</w:t>
      </w:r>
      <w:r w:rsidRPr="005C1750">
        <w:rPr>
          <w:rFonts w:ascii="Times New Roman" w:hAnsi="Times New Roman" w:cs="Times New Roman"/>
        </w:rPr>
        <w:t>事件</w:t>
      </w:r>
    </w:p>
    <w:p w14:paraId="2F8282FF" w14:textId="154CB326" w:rsidR="00C07E19" w:rsidRPr="005C1750" w:rsidRDefault="00C07E19" w:rsidP="00620540">
      <w:pPr>
        <w:ind w:firstLineChars="200" w:firstLine="480"/>
        <w:rPr>
          <w:rFonts w:ascii="Times New Roman" w:hAnsi="Times New Roman" w:cs="Times New Roman"/>
        </w:rPr>
      </w:pPr>
      <w:r w:rsidRPr="005C1750">
        <w:rPr>
          <w:rFonts w:ascii="Times New Roman" w:hAnsi="Times New Roman" w:cs="Times New Roman"/>
        </w:rPr>
        <w:t>如果新流入系统的边，只是修改原图中的边的权重，则不会影响图中各个顶点的</w:t>
      </w:r>
      <w:r w:rsidRPr="005C1750">
        <w:rPr>
          <w:rFonts w:ascii="Times New Roman" w:hAnsi="Times New Roman" w:cs="Times New Roman"/>
        </w:rPr>
        <w:t>PR</w:t>
      </w:r>
      <w:r w:rsidRPr="005C1750">
        <w:rPr>
          <w:rFonts w:ascii="Times New Roman" w:hAnsi="Times New Roman" w:cs="Times New Roman"/>
        </w:rPr>
        <w:t>值，即当事件</w:t>
      </w:r>
      <w:r w:rsidR="00F84F61">
        <w:rPr>
          <w:rFonts w:ascii="Times New Roman" w:hAnsi="Times New Roman" w:cs="Times New Roman" w:hint="eastAsia"/>
        </w:rPr>
        <w:t>类型</w:t>
      </w:r>
      <w:r w:rsidRPr="005C1750">
        <w:rPr>
          <w:rFonts w:ascii="Times New Roman" w:hAnsi="Times New Roman" w:cs="Times New Roman"/>
        </w:rPr>
        <w:t>为</w:t>
      </w:r>
      <w:r w:rsidRPr="005C1750">
        <w:rPr>
          <w:rFonts w:ascii="Times New Roman" w:hAnsi="Times New Roman" w:cs="Times New Roman"/>
        </w:rPr>
        <w:t>UPDATE</w:t>
      </w:r>
      <w:r w:rsidRPr="005C1750">
        <w:rPr>
          <w:rFonts w:ascii="Times New Roman" w:hAnsi="Times New Roman" w:cs="Times New Roman"/>
        </w:rPr>
        <w:t>时，图的状态保持不变。</w:t>
      </w:r>
    </w:p>
    <w:p w14:paraId="5AF23E1D" w14:textId="103279F3" w:rsidR="00C07E19" w:rsidRPr="005C1750" w:rsidRDefault="00C07E19" w:rsidP="00C07E19">
      <w:pPr>
        <w:rPr>
          <w:rFonts w:ascii="Times New Roman" w:hAnsi="Times New Roman" w:cs="Times New Roman"/>
        </w:rPr>
      </w:pPr>
      <w:r w:rsidRPr="005C1750">
        <w:rPr>
          <w:rFonts w:ascii="Times New Roman" w:hAnsi="Times New Roman" w:cs="Times New Roman"/>
        </w:rPr>
        <w:fldChar w:fldCharType="begin"/>
      </w:r>
      <w:r w:rsidRPr="005C1750">
        <w:rPr>
          <w:rFonts w:ascii="Times New Roman" w:hAnsi="Times New Roman" w:cs="Times New Roman"/>
        </w:rPr>
        <w:instrText xml:space="preserve"> = 3 \* GB3 </w:instrText>
      </w:r>
      <w:r w:rsidRPr="005C1750">
        <w:rPr>
          <w:rFonts w:ascii="Times New Roman" w:hAnsi="Times New Roman" w:cs="Times New Roman"/>
        </w:rPr>
        <w:fldChar w:fldCharType="separate"/>
      </w:r>
      <w:r w:rsidR="00021115" w:rsidRPr="005C1750">
        <w:rPr>
          <w:rFonts w:ascii="宋体" w:hAnsi="宋体" w:cs="宋体" w:hint="eastAsia"/>
          <w:noProof/>
        </w:rPr>
        <w:t>③</w:t>
      </w:r>
      <w:r w:rsidRPr="005C1750">
        <w:rPr>
          <w:rFonts w:ascii="Times New Roman" w:hAnsi="Times New Roman" w:cs="Times New Roman"/>
        </w:rPr>
        <w:fldChar w:fldCharType="end"/>
      </w:r>
      <w:r w:rsidRPr="005C1750">
        <w:rPr>
          <w:rFonts w:ascii="Times New Roman" w:hAnsi="Times New Roman" w:cs="Times New Roman"/>
        </w:rPr>
        <w:t>DELETE</w:t>
      </w:r>
      <w:r w:rsidRPr="005C1750">
        <w:rPr>
          <w:rFonts w:ascii="Times New Roman" w:hAnsi="Times New Roman" w:cs="Times New Roman"/>
        </w:rPr>
        <w:t>事件</w:t>
      </w:r>
    </w:p>
    <w:p w14:paraId="31F506E0" w14:textId="12C22444" w:rsidR="00C07E19" w:rsidRPr="005C1750" w:rsidRDefault="00217331" w:rsidP="00620540">
      <w:pPr>
        <w:ind w:firstLineChars="200" w:firstLine="480"/>
        <w:rPr>
          <w:rFonts w:ascii="Times New Roman" w:hAnsi="Times New Roman" w:cs="Times New Roman"/>
        </w:rPr>
      </w:pPr>
      <w:r w:rsidRPr="005C1750">
        <w:rPr>
          <w:rFonts w:ascii="Times New Roman" w:hAnsi="Times New Roman" w:cs="Times New Roman"/>
        </w:rPr>
        <w:t>如果新流入系统的边，是希望在原图中将这条边删除，</w:t>
      </w:r>
      <w:r w:rsidR="00025365" w:rsidRPr="005C1750">
        <w:rPr>
          <w:rFonts w:ascii="Times New Roman" w:hAnsi="Times New Roman" w:cs="Times New Roman"/>
        </w:rPr>
        <w:t>即从右往左看图</w:t>
      </w:r>
      <w:r w:rsidR="00025365" w:rsidRPr="005C1750">
        <w:rPr>
          <w:rFonts w:ascii="Times New Roman" w:hAnsi="Times New Roman" w:cs="Times New Roman"/>
        </w:rPr>
        <w:t>4-2(d)</w:t>
      </w:r>
      <w:del w:id="282" w:author="Shen" w:date="2017-03-30T17:17:00Z">
        <w:r w:rsidR="004C1D8B" w:rsidRPr="005C1750" w:rsidDel="00351113">
          <w:rPr>
            <w:rFonts w:ascii="Times New Roman" w:hAnsi="Times New Roman" w:cs="Times New Roman" w:hint="eastAsia"/>
          </w:rPr>
          <w:delText>,</w:delText>
        </w:r>
      </w:del>
      <w:ins w:id="283" w:author="Shen" w:date="2017-03-30T17:17:00Z">
        <w:r w:rsidR="00351113">
          <w:rPr>
            <w:rFonts w:ascii="Times New Roman" w:hAnsi="Times New Roman" w:cs="Times New Roman" w:hint="eastAsia"/>
          </w:rPr>
          <w:t>，</w:t>
        </w:r>
      </w:ins>
      <w:r w:rsidR="00902D13" w:rsidRPr="005C1750">
        <w:rPr>
          <w:rFonts w:ascii="Times New Roman" w:hAnsi="Times New Roman" w:cs="Times New Roman"/>
        </w:rPr>
        <w:t>此时</w:t>
      </w:r>
      <w:r w:rsidR="00D776FE" w:rsidRPr="005C1750">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5C1750">
        <w:rPr>
          <w:rFonts w:ascii="Times New Roman" w:hAnsi="Times New Roman" w:cs="Times New Roman"/>
        </w:rPr>
        <w:t>的</w:t>
      </w:r>
      <w:r w:rsidR="00D776FE" w:rsidRPr="005C1750">
        <w:rPr>
          <w:rFonts w:ascii="Times New Roman" w:hAnsi="Times New Roman" w:cs="Times New Roman"/>
        </w:rPr>
        <w:t>PR</w:t>
      </w:r>
      <w:r w:rsidR="00D776FE" w:rsidRPr="005C1750">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5C1750">
        <w:rPr>
          <w:rFonts w:ascii="Times New Roman" w:hAnsi="Times New Roman" w:cs="Times New Roman"/>
        </w:rPr>
        <w:t>顶点，</w:t>
      </w:r>
      <w:r w:rsidR="00D94E22" w:rsidRPr="005C1750">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5C1750">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5C1750">
        <w:rPr>
          <w:rFonts w:ascii="Times New Roman" w:hAnsi="Times New Roman" w:cs="Times New Roman"/>
        </w:rPr>
        <w:t>的</w:t>
      </w:r>
      <w:r w:rsidR="005139D8" w:rsidRPr="005C1750">
        <w:rPr>
          <w:rFonts w:ascii="Times New Roman" w:hAnsi="Times New Roman" w:cs="Times New Roman"/>
        </w:rPr>
        <w:t>PR</w:t>
      </w:r>
      <w:r w:rsidR="005139D8" w:rsidRPr="005C1750">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5C1750">
        <w:rPr>
          <w:rFonts w:ascii="Times New Roman" w:hAnsi="Times New Roman" w:cs="Times New Roman"/>
        </w:rPr>
        <w:t>顶点对其的贡献，即</w:t>
      </w:r>
    </w:p>
    <w:p w14:paraId="48264943" w14:textId="3BD58B18" w:rsidR="005139D8" w:rsidRPr="005C1750"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6FB62E8C" w:rsidR="00DC71F2" w:rsidRPr="005C1750" w:rsidRDefault="004037DC" w:rsidP="00620540">
      <w:pPr>
        <w:ind w:firstLineChars="200" w:firstLine="480"/>
        <w:rPr>
          <w:rFonts w:ascii="Times New Roman" w:hAnsi="Times New Roman" w:cs="Times New Roman"/>
        </w:rPr>
      </w:pPr>
      <w:r w:rsidRPr="005C1750">
        <w:rPr>
          <w:rFonts w:ascii="Times New Roman" w:hAnsi="Times New Roman" w:cs="Times New Roman"/>
        </w:rPr>
        <w:t>类似</w:t>
      </w:r>
      <w:r w:rsidR="00DC71F2" w:rsidRPr="005C1750">
        <w:rPr>
          <w:rFonts w:ascii="Times New Roman" w:hAnsi="Times New Roman" w:cs="Times New Roman"/>
        </w:rPr>
        <w:t>在</w:t>
      </w:r>
      <w:r w:rsidR="00DC71F2" w:rsidRPr="005C1750">
        <w:rPr>
          <w:rFonts w:ascii="Times New Roman" w:hAnsi="Times New Roman" w:cs="Times New Roman"/>
        </w:rPr>
        <w:fldChar w:fldCharType="begin"/>
      </w:r>
      <w:r w:rsidR="00DC71F2" w:rsidRPr="005C1750">
        <w:rPr>
          <w:rFonts w:ascii="Times New Roman" w:hAnsi="Times New Roman" w:cs="Times New Roman"/>
        </w:rPr>
        <w:instrText xml:space="preserve"> = 1 \* GB3 </w:instrText>
      </w:r>
      <w:r w:rsidR="00DC71F2" w:rsidRPr="005C1750">
        <w:rPr>
          <w:rFonts w:ascii="Times New Roman" w:hAnsi="Times New Roman" w:cs="Times New Roman"/>
        </w:rPr>
        <w:fldChar w:fldCharType="separate"/>
      </w:r>
      <w:r w:rsidR="00021115" w:rsidRPr="005C1750">
        <w:rPr>
          <w:rFonts w:ascii="宋体" w:hAnsi="宋体" w:cs="宋体" w:hint="eastAsia"/>
          <w:noProof/>
        </w:rPr>
        <w:t>①</w:t>
      </w:r>
      <w:r w:rsidR="00DC71F2" w:rsidRPr="005C1750">
        <w:rPr>
          <w:rFonts w:ascii="Times New Roman" w:hAnsi="Times New Roman" w:cs="Times New Roman"/>
        </w:rPr>
        <w:fldChar w:fldCharType="end"/>
      </w:r>
      <w:r w:rsidR="00DC71F2" w:rsidRPr="005C1750">
        <w:rPr>
          <w:rFonts w:ascii="Times New Roman" w:hAnsi="Times New Roman" w:cs="Times New Roman"/>
        </w:rPr>
        <w:t xml:space="preserve"> ADD</w:t>
      </w:r>
      <w:r w:rsidR="00DC71F2" w:rsidRPr="005C1750">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的</w:t>
      </w:r>
      <w:r w:rsidR="00DC71F2" w:rsidRPr="005C1750">
        <w:rPr>
          <w:rFonts w:ascii="Times New Roman" w:hAnsi="Times New Roman" w:cs="Times New Roman"/>
        </w:rPr>
        <w:t>PR</w:t>
      </w:r>
      <w:r w:rsidR="00DC71F2" w:rsidRPr="005C1750">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5C1750">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5C1750">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5C1750">
        <w:rPr>
          <w:rFonts w:ascii="Times New Roman" w:hAnsi="Times New Roman" w:cs="Times New Roman"/>
        </w:rPr>
        <w:t>对其指向的其</w:t>
      </w:r>
      <w:r w:rsidR="00261E95">
        <w:rPr>
          <w:rFonts w:ascii="Times New Roman" w:hAnsi="Times New Roman" w:cs="Times New Roman"/>
        </w:rPr>
        <w:t>它</w:t>
      </w:r>
      <w:r w:rsidR="0081472F" w:rsidRPr="005C1750">
        <w:rPr>
          <w:rFonts w:ascii="Times New Roman" w:hAnsi="Times New Roman" w:cs="Times New Roman"/>
        </w:rPr>
        <w:t>邻接点的贡献发生了变化，因此</w:t>
      </w:r>
      <w:r w:rsidR="008610E4" w:rsidRPr="005C1750">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5C1750">
        <w:rPr>
          <w:rFonts w:ascii="Times New Roman" w:hAnsi="Times New Roman" w:cs="Times New Roman"/>
        </w:rPr>
        <w:t>为中心，将这种变化传播到</w:t>
      </w:r>
      <w:r w:rsidR="00261E95">
        <w:rPr>
          <w:rFonts w:ascii="Times New Roman" w:hAnsi="Times New Roman" w:cs="Times New Roman"/>
        </w:rPr>
        <w:t>它</w:t>
      </w:r>
      <w:r w:rsidR="008610E4" w:rsidRPr="005C1750">
        <w:rPr>
          <w:rFonts w:ascii="Times New Roman" w:hAnsi="Times New Roman" w:cs="Times New Roman"/>
        </w:rPr>
        <w:t>们指向的邻接点。</w:t>
      </w:r>
    </w:p>
    <w:p w14:paraId="52A8891B" w14:textId="2AC8E0ED" w:rsidR="002C5810" w:rsidRPr="005C1750" w:rsidRDefault="000E354E" w:rsidP="002C5810">
      <w:pPr>
        <w:ind w:firstLineChars="200" w:firstLine="480"/>
        <w:rPr>
          <w:rFonts w:ascii="Times New Roman" w:hAnsi="Times New Roman" w:cs="Times New Roman"/>
        </w:rPr>
      </w:pPr>
      <w:r w:rsidRPr="005C1750">
        <w:rPr>
          <w:rFonts w:ascii="Times New Roman" w:hAnsi="Times New Roman" w:cs="Times New Roman"/>
        </w:rPr>
        <w:t>在分析完流式场景下的算法细节</w:t>
      </w:r>
      <w:r w:rsidR="002C5810" w:rsidRPr="005C1750">
        <w:rPr>
          <w:rFonts w:ascii="Times New Roman" w:hAnsi="Times New Roman" w:cs="Times New Roman"/>
        </w:rPr>
        <w:t>后，下面我们将</w:t>
      </w:r>
      <w:r w:rsidRPr="005C1750">
        <w:rPr>
          <w:rFonts w:ascii="Times New Roman" w:hAnsi="Times New Roman" w:cs="Times New Roman"/>
        </w:rPr>
        <w:t>详细定义算法的三个组件</w:t>
      </w:r>
      <w:r w:rsidR="002C5810" w:rsidRPr="005C1750">
        <w:rPr>
          <w:rFonts w:ascii="Times New Roman" w:hAnsi="Times New Roman" w:cs="Times New Roman"/>
        </w:rPr>
        <w:t>：</w:t>
      </w:r>
    </w:p>
    <w:p w14:paraId="26A0BB22" w14:textId="3543592F"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1</w:t>
      </w:r>
      <w:r w:rsidRPr="005C1750">
        <w:rPr>
          <w:rFonts w:ascii="Times New Roman" w:hAnsi="Times New Roman" w:cs="Times New Roman"/>
        </w:rPr>
        <w:t>）</w:t>
      </w:r>
      <w:r w:rsidR="00620540">
        <w:rPr>
          <w:rFonts w:ascii="Times New Roman" w:hAnsi="Times New Roman" w:cs="Times New Roman"/>
        </w:rPr>
        <w:t>State</w:t>
      </w:r>
      <w:r w:rsidR="00620540">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State</w:t>
      </w:r>
      <w:r w:rsidRPr="005C1750">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5C1750">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5C1750">
        <w:rPr>
          <w:rFonts w:ascii="Times New Roman" w:hAnsi="Times New Roman" w:cs="Times New Roman"/>
        </w:rPr>
        <w:t>的</w:t>
      </w:r>
      <w:r w:rsidR="00596C35" w:rsidRPr="005C1750">
        <w:rPr>
          <w:rFonts w:ascii="Times New Roman" w:hAnsi="Times New Roman" w:cs="Times New Roman"/>
        </w:rPr>
        <w:t>PR</w:t>
      </w:r>
      <w:r w:rsidR="00596C35" w:rsidRPr="005C1750">
        <w:rPr>
          <w:rFonts w:ascii="Times New Roman" w:hAnsi="Times New Roman" w:cs="Times New Roman"/>
        </w:rPr>
        <w:t>值</w:t>
      </w:r>
      <w:r w:rsidRPr="005C1750">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5C1750">
        <w:rPr>
          <w:rFonts w:ascii="Times New Roman" w:hAnsi="Times New Roman" w:cs="Times New Roman"/>
        </w:rPr>
        <w:t>；</w:t>
      </w:r>
    </w:p>
    <w:p w14:paraId="7F37D785" w14:textId="5DF1619C" w:rsidR="002C5810" w:rsidRPr="005C1750" w:rsidRDefault="002C5810" w:rsidP="002C5810">
      <w:pPr>
        <w:ind w:left="480" w:hangingChars="200" w:hanging="480"/>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B77D12">
        <w:rPr>
          <w:rFonts w:ascii="Times New Roman" w:hAnsi="Times New Roman" w:cs="Times New Roman"/>
        </w:rPr>
        <w:t>Event</w:t>
      </w:r>
      <w:r w:rsidR="00B77D12">
        <w:rPr>
          <w:rFonts w:ascii="Times New Roman" w:hAnsi="Times New Roman" w:cs="Times New Roman" w:hint="eastAsia"/>
        </w:rPr>
        <w:t>：</w:t>
      </w:r>
      <w:r w:rsidRPr="005C1750">
        <w:rPr>
          <w:rFonts w:ascii="Times New Roman" w:hAnsi="Times New Roman" w:cs="Times New Roman"/>
        </w:rPr>
        <w:t>图的</w:t>
      </w:r>
      <w:r w:rsidRPr="005C1750">
        <w:rPr>
          <w:rFonts w:ascii="Times New Roman" w:hAnsi="Times New Roman" w:cs="Times New Roman"/>
        </w:rPr>
        <w:t>Event</w:t>
      </w:r>
      <w:r w:rsidRPr="005C1750">
        <w:rPr>
          <w:rFonts w:ascii="Times New Roman" w:hAnsi="Times New Roman" w:cs="Times New Roman"/>
        </w:rPr>
        <w:t>为图到达一条边相关的事件，</w:t>
      </w:r>
      <w:r w:rsidRPr="005C1750">
        <w:rPr>
          <w:rFonts w:ascii="Times New Roman" w:hAnsi="Times New Roman" w:cs="Times New Roman"/>
        </w:rPr>
        <w:t>Event</w:t>
      </w:r>
      <w:r w:rsidR="00310EBA">
        <w:rPr>
          <w:rFonts w:ascii="Times New Roman" w:hAnsi="Times New Roman" w:cs="Times New Roman"/>
        </w:rPr>
        <w:t>构成的序列</w:t>
      </w:r>
      <w:r w:rsidRPr="005C1750">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5C1750">
        <w:rPr>
          <w:rFonts w:ascii="Times New Roman" w:hAnsi="Times New Roman" w:cs="Times New Roman"/>
        </w:rPr>
        <w:t xml:space="preserve"> </w:t>
      </w:r>
      <w:r w:rsidRPr="005C1750">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5C1750">
        <w:rPr>
          <w:rFonts w:ascii="Times New Roman" w:hAnsi="Times New Roman" w:cs="Times New Roman"/>
        </w:rPr>
        <w:t>，</w:t>
      </w:r>
      <m:oMath>
        <m:r>
          <w:rPr>
            <w:rFonts w:ascii="Cambria Math" w:hAnsi="Cambria Math" w:cs="Times New Roman"/>
            <w:szCs w:val="24"/>
          </w:rPr>
          <m:t>TYPE∈{ADD,UPDATE,DELETE}</m:t>
        </m:r>
      </m:oMath>
      <w:del w:id="284" w:author="Shen" w:date="2017-03-30T17:17:00Z">
        <w:r w:rsidRPr="005C1750" w:rsidDel="00351113">
          <w:rPr>
            <w:rFonts w:ascii="Times New Roman" w:hAnsi="Times New Roman" w:cs="Times New Roman" w:hint="eastAsia"/>
          </w:rPr>
          <w:delText>,</w:delText>
        </w:r>
      </w:del>
      <w:ins w:id="285" w:author="Shen" w:date="2017-03-30T17:17:00Z">
        <w:r w:rsidR="00351113">
          <w:rPr>
            <w:rFonts w:ascii="Times New Roman" w:hAnsi="Times New Roman" w:cs="Times New Roman" w:hint="eastAsia"/>
          </w:rPr>
          <w:t>，</w:t>
        </w:r>
      </w:ins>
      <w:r w:rsidRPr="005C1750">
        <w:rPr>
          <w:rFonts w:ascii="Times New Roman" w:hAnsi="Times New Roman" w:cs="Times New Roman"/>
        </w:rPr>
        <w:t>这三种状态对应的事件分别为增加一条边，更新一条边和删除一条边；</w:t>
      </w:r>
    </w:p>
    <w:p w14:paraId="0B4A847D" w14:textId="08E94D64" w:rsidR="00C07E19" w:rsidRPr="005C1750" w:rsidRDefault="002C5810" w:rsidP="002C5810">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E8407C">
        <w:rPr>
          <w:rFonts w:ascii="Times New Roman" w:hAnsi="Times New Roman" w:cs="Times New Roman"/>
        </w:rPr>
        <w:t>Transform</w:t>
      </w:r>
      <w:r w:rsidR="00E8407C">
        <w:rPr>
          <w:rFonts w:ascii="Times New Roman" w:hAnsi="Times New Roman" w:cs="Times New Roman" w:hint="eastAsia"/>
        </w:rPr>
        <w:t>：</w:t>
      </w:r>
      <w:r w:rsidRPr="005C1750">
        <w:rPr>
          <w:rFonts w:ascii="Times New Roman" w:hAnsi="Times New Roman" w:cs="Times New Roman"/>
        </w:rPr>
        <w:t>图的状态在事件流的驱动下的转换函数，如算法</w:t>
      </w:r>
      <w:r w:rsidR="00D170F8" w:rsidRPr="005C1750">
        <w:rPr>
          <w:rFonts w:ascii="Times New Roman" w:hAnsi="Times New Roman" w:cs="Times New Roman"/>
        </w:rPr>
        <w:t>5</w:t>
      </w:r>
      <w:r w:rsidRPr="005C1750">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lastRenderedPageBreak/>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1ED3F02F" w:rsidR="00696950" w:rsidRPr="005C1750" w:rsidRDefault="009B75F5" w:rsidP="00E40414">
      <w:pPr>
        <w:ind w:firstLineChars="200" w:firstLine="480"/>
        <w:rPr>
          <w:rFonts w:ascii="Times New Roman" w:hAnsi="Times New Roman" w:cs="Times New Roman"/>
        </w:rPr>
      </w:pPr>
      <w:r w:rsidRPr="005C1750">
        <w:rPr>
          <w:rFonts w:ascii="Times New Roman" w:hAnsi="Times New Roman" w:cs="Times New Roman"/>
        </w:rPr>
        <w:t>算法</w:t>
      </w:r>
      <w:r w:rsidRPr="005C1750">
        <w:rPr>
          <w:rFonts w:ascii="Times New Roman" w:hAnsi="Times New Roman" w:cs="Times New Roman"/>
        </w:rPr>
        <w:t>5</w:t>
      </w:r>
      <w:r w:rsidRPr="005C1750">
        <w:rPr>
          <w:rFonts w:ascii="Times New Roman" w:hAnsi="Times New Roman" w:cs="Times New Roman"/>
        </w:rPr>
        <w:t>中，第</w:t>
      </w:r>
      <w:r w:rsidRPr="005C1750">
        <w:rPr>
          <w:rFonts w:ascii="Times New Roman" w:hAnsi="Times New Roman" w:cs="Times New Roman"/>
        </w:rPr>
        <w:t>2-7</w:t>
      </w:r>
      <w:r w:rsidRPr="005C1750">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5C1750">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5C1750">
        <w:rPr>
          <w:rFonts w:ascii="Times New Roman" w:hAnsi="Times New Roman" w:cs="Times New Roman"/>
        </w:rPr>
        <w:t>的</w:t>
      </w:r>
      <w:r w:rsidRPr="005C1750">
        <w:rPr>
          <w:rFonts w:ascii="Times New Roman" w:hAnsi="Times New Roman" w:cs="Times New Roman"/>
        </w:rPr>
        <w:t>PR</w:t>
      </w:r>
      <w:r w:rsidRPr="005C1750">
        <w:rPr>
          <w:rFonts w:ascii="Times New Roman" w:hAnsi="Times New Roman" w:cs="Times New Roman"/>
        </w:rPr>
        <w:t>值</w:t>
      </w:r>
      <w:r w:rsidR="0032020D" w:rsidRPr="005C1750">
        <w:rPr>
          <w:rFonts w:ascii="Times New Roman" w:hAnsi="Times New Roman" w:cs="Times New Roman"/>
        </w:rPr>
        <w:t>；</w:t>
      </w:r>
      <w:r w:rsidR="00E40414" w:rsidRPr="005C1750">
        <w:rPr>
          <w:rFonts w:ascii="Times New Roman" w:hAnsi="Times New Roman" w:cs="Times New Roman"/>
        </w:rPr>
        <w:t>8-10</w:t>
      </w:r>
      <w:r w:rsidR="00E40414" w:rsidRPr="005C1750">
        <w:rPr>
          <w:rFonts w:ascii="Times New Roman" w:hAnsi="Times New Roman" w:cs="Times New Roman"/>
        </w:rPr>
        <w:t>行</w:t>
      </w:r>
      <w:r w:rsidR="0032020D" w:rsidRPr="005C1750">
        <w:rPr>
          <w:rFonts w:ascii="Times New Roman" w:hAnsi="Times New Roman" w:cs="Times New Roman"/>
        </w:rPr>
        <w:t>对应（</w:t>
      </w:r>
      <w:r w:rsidR="0032020D" w:rsidRPr="005C1750">
        <w:rPr>
          <w:rFonts w:ascii="Times New Roman" w:hAnsi="Times New Roman" w:cs="Times New Roman"/>
        </w:rPr>
        <w:t>a</w:t>
      </w:r>
      <w:r w:rsidR="0032020D" w:rsidRPr="005C1750">
        <w:rPr>
          <w:rFonts w:ascii="Times New Roman" w:hAnsi="Times New Roman" w:cs="Times New Roman"/>
        </w:rPr>
        <w:t>）情况，当两个顶点都是新顶点时，设置</w:t>
      </w:r>
      <w:r w:rsidR="00261E95">
        <w:rPr>
          <w:rFonts w:ascii="Times New Roman" w:hAnsi="Times New Roman" w:cs="Times New Roman"/>
        </w:rPr>
        <w:t>它</w:t>
      </w:r>
      <w:r w:rsidR="0032020D" w:rsidRPr="005C1750">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5C1750">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5C1750">
        <w:rPr>
          <w:rFonts w:ascii="Times New Roman" w:hAnsi="Times New Roman" w:cs="Times New Roman"/>
        </w:rPr>
        <w:t>；</w:t>
      </w:r>
      <w:r w:rsidR="0032020D" w:rsidRPr="005C1750">
        <w:rPr>
          <w:rFonts w:ascii="Times New Roman" w:hAnsi="Times New Roman" w:cs="Times New Roman"/>
        </w:rPr>
        <w:t>11-13</w:t>
      </w:r>
      <w:r w:rsidR="0032020D" w:rsidRPr="005C1750">
        <w:rPr>
          <w:rFonts w:ascii="Times New Roman" w:hAnsi="Times New Roman" w:cs="Times New Roman"/>
        </w:rPr>
        <w:t>行对应（</w:t>
      </w:r>
      <w:r w:rsidR="0032020D" w:rsidRPr="005C1750">
        <w:rPr>
          <w:rFonts w:ascii="Times New Roman" w:hAnsi="Times New Roman" w:cs="Times New Roman"/>
        </w:rPr>
        <w:t>b</w:t>
      </w:r>
      <w:r w:rsidR="0032020D" w:rsidRPr="005C1750">
        <w:rPr>
          <w:rFonts w:ascii="Times New Roman" w:hAnsi="Times New Roman" w:cs="Times New Roman"/>
        </w:rPr>
        <w:t>）情况，</w:t>
      </w:r>
      <w:r w:rsidR="000D3CC3" w:rsidRPr="005C1750">
        <w:rPr>
          <w:rFonts w:ascii="Times New Roman" w:hAnsi="Times New Roman" w:cs="Times New Roman"/>
        </w:rPr>
        <w:t>当目标顶点是新顶点，源顶点是已经存在于原图中的顶点时，</w:t>
      </w:r>
      <w:r w:rsidR="00307F59" w:rsidRPr="005C1750">
        <w:rPr>
          <w:rFonts w:ascii="Times New Roman" w:hAnsi="Times New Roman" w:cs="Times New Roman"/>
        </w:rPr>
        <w:t>首先设置新顶点的值为</w:t>
      </w:r>
      <w:r w:rsidR="00307F59" w:rsidRPr="005C1750">
        <w:rPr>
          <w:rFonts w:ascii="Times New Roman" w:hAnsi="Times New Roman" w:cs="Times New Roman"/>
        </w:rPr>
        <w:t>1</w:t>
      </w:r>
      <w:r w:rsidR="00307F59" w:rsidRPr="005C1750">
        <w:rPr>
          <w:rFonts w:ascii="Times New Roman" w:hAnsi="Times New Roman" w:cs="Times New Roman"/>
        </w:rPr>
        <w:t>，然后以源顶点为中心，向它所指向的邻接点传播影响；</w:t>
      </w:r>
      <w:r w:rsidR="00307F59" w:rsidRPr="005C1750">
        <w:rPr>
          <w:rFonts w:ascii="Times New Roman" w:hAnsi="Times New Roman" w:cs="Times New Roman"/>
        </w:rPr>
        <w:t>14-</w:t>
      </w:r>
      <w:r w:rsidR="002F7961" w:rsidRPr="005C1750">
        <w:rPr>
          <w:rFonts w:ascii="Times New Roman" w:hAnsi="Times New Roman" w:cs="Times New Roman"/>
        </w:rPr>
        <w:t>17</w:t>
      </w:r>
      <w:r w:rsidR="002F7961" w:rsidRPr="005C1750">
        <w:rPr>
          <w:rFonts w:ascii="Times New Roman" w:hAnsi="Times New Roman" w:cs="Times New Roman"/>
        </w:rPr>
        <w:t>行对应（</w:t>
      </w:r>
      <w:r w:rsidR="002F7961" w:rsidRPr="005C1750">
        <w:rPr>
          <w:rFonts w:ascii="Times New Roman" w:hAnsi="Times New Roman" w:cs="Times New Roman"/>
        </w:rPr>
        <w:t>c</w:t>
      </w:r>
      <w:r w:rsidR="002F7961" w:rsidRPr="005C1750">
        <w:rPr>
          <w:rFonts w:ascii="Times New Roman" w:hAnsi="Times New Roman" w:cs="Times New Roman"/>
        </w:rPr>
        <w:t>）情况，</w:t>
      </w:r>
      <w:r w:rsidR="0041666D" w:rsidRPr="005C1750">
        <w:rPr>
          <w:rFonts w:ascii="Times New Roman" w:hAnsi="Times New Roman" w:cs="Times New Roman"/>
        </w:rPr>
        <w:t>当源顶点为新顶点，目标顶点为已经存在于原图中的顶点时，</w:t>
      </w:r>
      <w:r w:rsidR="00485078" w:rsidRPr="005C1750">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5C1750">
        <w:rPr>
          <w:rFonts w:ascii="Times New Roman" w:hAnsi="Times New Roman" w:cs="Times New Roman"/>
        </w:rPr>
        <w:t>为中心向它所指向的邻接点继续传播影响；</w:t>
      </w:r>
      <w:r w:rsidR="00DF2C2F" w:rsidRPr="005C1750">
        <w:rPr>
          <w:rFonts w:ascii="Times New Roman" w:hAnsi="Times New Roman" w:cs="Times New Roman"/>
        </w:rPr>
        <w:t>19-21</w:t>
      </w:r>
      <w:r w:rsidR="00DF2C2F" w:rsidRPr="005C1750">
        <w:rPr>
          <w:rFonts w:ascii="Times New Roman" w:hAnsi="Times New Roman" w:cs="Times New Roman"/>
        </w:rPr>
        <w:t>行是根据事件的类型对目标顶点的</w:t>
      </w:r>
      <w:r w:rsidR="00DF2C2F" w:rsidRPr="005C1750">
        <w:rPr>
          <w:rFonts w:ascii="Times New Roman" w:hAnsi="Times New Roman" w:cs="Times New Roman"/>
        </w:rPr>
        <w:t>PR</w:t>
      </w:r>
      <w:r w:rsidR="00DF2C2F" w:rsidRPr="005C1750">
        <w:rPr>
          <w:rFonts w:ascii="Times New Roman" w:hAnsi="Times New Roman" w:cs="Times New Roman"/>
        </w:rPr>
        <w:t>值进行更新</w:t>
      </w:r>
      <w:r w:rsidR="00DF2C2F" w:rsidRPr="005C1750">
        <w:rPr>
          <w:rFonts w:ascii="Times New Roman" w:hAnsi="Times New Roman" w:cs="Times New Roman"/>
        </w:rPr>
        <w:t>;22-23</w:t>
      </w:r>
      <w:r w:rsidR="00DF2C2F" w:rsidRPr="005C1750">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5C1750">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5C1750">
        <w:rPr>
          <w:rFonts w:ascii="Times New Roman" w:hAnsi="Times New Roman" w:cs="Times New Roman"/>
        </w:rPr>
        <w:t>为中心，向</w:t>
      </w:r>
      <w:r w:rsidR="00261E95">
        <w:rPr>
          <w:rFonts w:ascii="Times New Roman" w:hAnsi="Times New Roman" w:cs="Times New Roman"/>
        </w:rPr>
        <w:t>它</w:t>
      </w:r>
      <w:r w:rsidR="00DF2C2F" w:rsidRPr="005C1750">
        <w:rPr>
          <w:rFonts w:ascii="Times New Roman" w:hAnsi="Times New Roman" w:cs="Times New Roman"/>
        </w:rPr>
        <w:t>们的邻接点传播这种影响。</w:t>
      </w:r>
    </w:p>
    <w:p w14:paraId="6FBE1386" w14:textId="57010075" w:rsidR="004E670B" w:rsidRPr="005C1750" w:rsidRDefault="00244B6E" w:rsidP="004E670B">
      <w:pPr>
        <w:ind w:firstLineChars="200" w:firstLine="480"/>
        <w:rPr>
          <w:rFonts w:ascii="Times New Roman" w:hAnsi="Times New Roman" w:cs="Times New Roman"/>
          <w:iCs/>
          <w:szCs w:val="24"/>
        </w:rPr>
      </w:pPr>
      <w:r w:rsidRPr="005C1750">
        <w:rPr>
          <w:rFonts w:ascii="Times New Roman" w:hAnsi="Times New Roman" w:cs="Times New Roman"/>
          <w:szCs w:val="24"/>
        </w:rPr>
        <w:t>SPREAD-TO-OUT-NEIGHBOR(</w:t>
      </w:r>
      <m:oMath>
        <m:r>
          <w:rPr>
            <w:rFonts w:ascii="Cambria Math" w:hAnsi="Cambria Math" w:cs="Times New Roman"/>
            <w:szCs w:val="24"/>
          </w:rPr>
          <m:t>v</m:t>
        </m:r>
      </m:oMath>
      <w:r w:rsidRPr="005C1750">
        <w:rPr>
          <w:rFonts w:ascii="Times New Roman" w:hAnsi="Times New Roman" w:cs="Times New Roman"/>
          <w:szCs w:val="24"/>
        </w:rPr>
        <w:t>)</w:t>
      </w:r>
      <w:r w:rsidRPr="005C1750">
        <w:rPr>
          <w:rFonts w:ascii="Times New Roman" w:hAnsi="Times New Roman" w:cs="Times New Roman"/>
          <w:szCs w:val="24"/>
        </w:rPr>
        <w:t>函数是传播函数，</w:t>
      </w:r>
      <w:r w:rsidR="004C7E81" w:rsidRPr="005C1750">
        <w:rPr>
          <w:rFonts w:ascii="Times New Roman" w:hAnsi="Times New Roman" w:cs="Times New Roman"/>
          <w:szCs w:val="24"/>
        </w:rPr>
        <w:t>它将触发</w:t>
      </w:r>
      <m:oMath>
        <m:r>
          <w:rPr>
            <w:rFonts w:ascii="Cambria Math" w:hAnsi="Cambria Math" w:cs="Times New Roman"/>
            <w:szCs w:val="24"/>
          </w:rPr>
          <m:t>v</m:t>
        </m:r>
      </m:oMath>
      <w:r w:rsidR="00361949" w:rsidRPr="005C1750">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5C1750">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5C1750">
        <w:rPr>
          <w:rFonts w:ascii="Times New Roman" w:hAnsi="Times New Roman" w:cs="Times New Roman"/>
          <w:iCs/>
          <w:szCs w:val="24"/>
        </w:rPr>
        <w:t>所发信息的邻接点，将重新</w:t>
      </w:r>
      <w:r w:rsidR="00466949" w:rsidRPr="005C1750">
        <w:rPr>
          <w:rFonts w:ascii="Times New Roman" w:hAnsi="Times New Roman" w:cs="Times New Roman"/>
          <w:iCs/>
          <w:szCs w:val="24"/>
        </w:rPr>
        <w:t>计算其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值，如果其</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值发生变化，则它又会向其指向的邻</w:t>
      </w:r>
      <w:r w:rsidR="00466949" w:rsidRPr="005C1750">
        <w:rPr>
          <w:rFonts w:ascii="Times New Roman" w:hAnsi="Times New Roman" w:cs="Times New Roman"/>
          <w:iCs/>
          <w:szCs w:val="24"/>
        </w:rPr>
        <w:lastRenderedPageBreak/>
        <w:t>接点发送消息，依次传播下去，直到所有顶点的</w:t>
      </w:r>
      <w:r w:rsidR="00466949" w:rsidRPr="005C1750">
        <w:rPr>
          <w:rFonts w:ascii="Times New Roman" w:hAnsi="Times New Roman" w:cs="Times New Roman"/>
          <w:iCs/>
          <w:szCs w:val="24"/>
        </w:rPr>
        <w:t>PR</w:t>
      </w:r>
      <w:r w:rsidR="00466949" w:rsidRPr="005C1750">
        <w:rPr>
          <w:rFonts w:ascii="Times New Roman" w:hAnsi="Times New Roman" w:cs="Times New Roman"/>
          <w:iCs/>
          <w:szCs w:val="24"/>
        </w:rPr>
        <w:t>值不再发生变化或者变化范围在某个阈值内，则此时算法运行结束。</w:t>
      </w:r>
    </w:p>
    <w:p w14:paraId="0C4A01FD" w14:textId="6F827B5B" w:rsidR="004E670B" w:rsidRDefault="004E670B" w:rsidP="007C31F8">
      <w:pPr>
        <w:pStyle w:val="2"/>
        <w:numPr>
          <w:ilvl w:val="1"/>
          <w:numId w:val="37"/>
        </w:numPr>
      </w:pPr>
      <w:bookmarkStart w:id="286" w:name="_Toc478509286"/>
      <w:bookmarkStart w:id="287" w:name="_Toc478569371"/>
      <w:r>
        <w:rPr>
          <w:rFonts w:hint="eastAsia"/>
        </w:rPr>
        <w:t>本章小结</w:t>
      </w:r>
      <w:bookmarkEnd w:id="286"/>
      <w:bookmarkEnd w:id="287"/>
    </w:p>
    <w:p w14:paraId="612A81D7" w14:textId="52D7EE42" w:rsidR="008D7698" w:rsidRPr="005C1750" w:rsidRDefault="000B7BAA" w:rsidP="006B79CE">
      <w:pPr>
        <w:ind w:firstLineChars="200" w:firstLine="480"/>
        <w:rPr>
          <w:rFonts w:ascii="Times New Roman" w:hAnsi="Times New Roman" w:cs="Times New Roman"/>
        </w:rPr>
        <w:sectPr w:rsidR="008D7698" w:rsidRPr="005C1750" w:rsidSect="002A6DCF">
          <w:headerReference w:type="default" r:id="rId54"/>
          <w:pgSz w:w="11906" w:h="16838"/>
          <w:pgMar w:top="1440" w:right="1800" w:bottom="1440" w:left="1800" w:header="851" w:footer="992" w:gutter="0"/>
          <w:cols w:space="425"/>
          <w:docGrid w:type="lines" w:linePitch="326"/>
        </w:sectPr>
      </w:pPr>
      <w:r w:rsidRPr="005C1750">
        <w:rPr>
          <w:rFonts w:ascii="Times New Roman" w:hAnsi="Times New Roman" w:cs="Times New Roman"/>
        </w:rPr>
        <w:t>本章重点分析了</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算法在流式场景下的</w:t>
      </w:r>
      <w:r w:rsidR="00684CE8" w:rsidRPr="005C1750">
        <w:rPr>
          <w:rFonts w:ascii="Times New Roman" w:hAnsi="Times New Roman" w:cs="Times New Roman"/>
        </w:rPr>
        <w:t>设计细节，</w:t>
      </w:r>
      <w:r w:rsidR="005465B6" w:rsidRPr="005C1750">
        <w:rPr>
          <w:rFonts w:ascii="Times New Roman" w:hAnsi="Times New Roman" w:cs="Times New Roman"/>
        </w:rPr>
        <w:t>并且结合第三章建立的基于状态更新的流式图计算模型，阐述了如何对这四个算法进行设计。</w:t>
      </w:r>
      <w:r w:rsidR="009C611D" w:rsidRPr="005C1750">
        <w:rPr>
          <w:rFonts w:ascii="Times New Roman" w:hAnsi="Times New Roman" w:cs="Times New Roman"/>
        </w:rPr>
        <w:t>这四个算法只是图算法中较为典型的算法，本文旨在说明如何利用第三章提出的基于状态更新的流式图计算模型</w:t>
      </w:r>
      <w:r w:rsidR="00D05F05" w:rsidRPr="005C1750">
        <w:rPr>
          <w:rFonts w:ascii="Times New Roman" w:hAnsi="Times New Roman" w:cs="Times New Roman"/>
        </w:rPr>
        <w:t>来进行算法设计，读者可根据这四个算法的设计细节，将图算法中其</w:t>
      </w:r>
      <w:r w:rsidR="00261E95">
        <w:rPr>
          <w:rFonts w:ascii="Times New Roman" w:hAnsi="Times New Roman" w:cs="Times New Roman"/>
        </w:rPr>
        <w:t>它</w:t>
      </w:r>
      <w:r w:rsidR="00D05F05" w:rsidRPr="005C1750">
        <w:rPr>
          <w:rFonts w:ascii="Times New Roman" w:hAnsi="Times New Roman" w:cs="Times New Roman"/>
        </w:rPr>
        <w:t>算法设计成流式图算法。</w:t>
      </w:r>
    </w:p>
    <w:p w14:paraId="0E0B14C0" w14:textId="0D722CF5" w:rsidR="00F7691B" w:rsidRDefault="00191D00" w:rsidP="00924D91">
      <w:pPr>
        <w:pStyle w:val="1"/>
      </w:pPr>
      <w:bookmarkStart w:id="288" w:name="_Toc478509287"/>
      <w:bookmarkStart w:id="289" w:name="_Toc478569372"/>
      <w:r>
        <w:rPr>
          <w:rFonts w:hint="eastAsia"/>
        </w:rPr>
        <w:lastRenderedPageBreak/>
        <w:t>Gr</w:t>
      </w:r>
      <w:r>
        <w:t>aphFlow</w:t>
      </w:r>
      <w:r>
        <w:rPr>
          <w:rFonts w:hint="eastAsia"/>
        </w:rPr>
        <w:t>系统</w:t>
      </w:r>
      <w:r w:rsidR="00EC2CE9">
        <w:rPr>
          <w:rFonts w:hint="eastAsia"/>
        </w:rPr>
        <w:t>的设计与实现</w:t>
      </w:r>
      <w:bookmarkEnd w:id="288"/>
      <w:bookmarkEnd w:id="289"/>
    </w:p>
    <w:p w14:paraId="7923C640" w14:textId="2C8765C4" w:rsidR="005A6AFA" w:rsidRPr="005C1750" w:rsidRDefault="005A6AFA" w:rsidP="00D74193">
      <w:pPr>
        <w:ind w:firstLineChars="200" w:firstLine="480"/>
        <w:rPr>
          <w:rFonts w:ascii="Times New Roman" w:eastAsia="楷体_GB2312" w:hAnsi="Times New Roman" w:cs="Times New Roman"/>
        </w:rPr>
      </w:pPr>
      <w:r w:rsidRPr="005C1750">
        <w:rPr>
          <w:rFonts w:ascii="Times New Roman" w:eastAsia="楷体_GB2312" w:hAnsi="Times New Roman" w:cs="Times New Roman"/>
        </w:rPr>
        <w:t>在本章节，我们</w:t>
      </w:r>
      <w:r w:rsidR="00813CFC" w:rsidRPr="005C1750">
        <w:rPr>
          <w:rFonts w:ascii="Times New Roman" w:eastAsia="楷体_GB2312" w:hAnsi="Times New Roman" w:cs="Times New Roman"/>
        </w:rPr>
        <w:t>设计并实现了基于状态更新的流式图计算模型</w:t>
      </w:r>
      <w:r w:rsidR="00813CFC" w:rsidRPr="005C1750">
        <w:rPr>
          <w:rFonts w:ascii="Times New Roman" w:eastAsia="楷体_GB2312" w:hAnsi="Times New Roman" w:cs="Times New Roman"/>
        </w:rPr>
        <w:t>—GraphFlow</w:t>
      </w:r>
      <w:r w:rsidR="00813CFC" w:rsidRPr="005C1750">
        <w:rPr>
          <w:rFonts w:ascii="Times New Roman" w:eastAsia="楷体_GB2312" w:hAnsi="Times New Roman" w:cs="Times New Roman"/>
        </w:rPr>
        <w:t>系统。</w:t>
      </w:r>
      <w:r w:rsidR="00D74193" w:rsidRPr="005C1750">
        <w:rPr>
          <w:rFonts w:ascii="Times New Roman" w:eastAsia="楷体_GB2312" w:hAnsi="Times New Roman" w:cs="Times New Roman"/>
        </w:rPr>
        <w:t>我们将从系统架构、</w:t>
      </w:r>
      <w:r w:rsidR="00D17060" w:rsidRPr="005C1750">
        <w:rPr>
          <w:rFonts w:ascii="Times New Roman" w:eastAsia="楷体_GB2312" w:hAnsi="Times New Roman" w:cs="Times New Roman"/>
        </w:rPr>
        <w:t>模型和算法实现三个层面阐述系统内部组件</w:t>
      </w:r>
      <w:r w:rsidR="00782982">
        <w:rPr>
          <w:rFonts w:ascii="Times New Roman" w:eastAsia="楷体_GB2312" w:hAnsi="Times New Roman" w:cs="Times New Roman" w:hint="eastAsia"/>
        </w:rPr>
        <w:t>的</w:t>
      </w:r>
      <w:r w:rsidR="00D17060" w:rsidRPr="005C1750">
        <w:rPr>
          <w:rFonts w:ascii="Times New Roman" w:eastAsia="楷体_GB2312" w:hAnsi="Times New Roman" w:cs="Times New Roman"/>
        </w:rPr>
        <w:t>实现细节以及</w:t>
      </w:r>
      <w:r w:rsidR="009E62A8" w:rsidRPr="005C1750">
        <w:rPr>
          <w:rFonts w:ascii="Times New Roman" w:eastAsia="楷体_GB2312" w:hAnsi="Times New Roman" w:cs="Times New Roman"/>
        </w:rPr>
        <w:t>系统的运行过程</w:t>
      </w:r>
      <w:r w:rsidR="00650C11" w:rsidRPr="005C1750">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290" w:name="_Toc478509288"/>
      <w:bookmarkStart w:id="291" w:name="_Toc478569373"/>
      <w:r>
        <w:rPr>
          <w:rFonts w:hint="eastAsia"/>
        </w:rPr>
        <w:t>系统架构</w:t>
      </w:r>
      <w:bookmarkEnd w:id="290"/>
      <w:bookmarkEnd w:id="291"/>
    </w:p>
    <w:p w14:paraId="5614D47B" w14:textId="45C4786E" w:rsidR="00852E47" w:rsidRPr="005C1750" w:rsidRDefault="00852E47" w:rsidP="00B56D66">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C10A36" w:rsidRPr="005C1750">
        <w:rPr>
          <w:rFonts w:ascii="Times New Roman" w:hAnsi="Times New Roman" w:cs="Times New Roman"/>
        </w:rPr>
        <w:t>是</w:t>
      </w:r>
      <w:r w:rsidR="00B56D66" w:rsidRPr="005C1750">
        <w:rPr>
          <w:rFonts w:ascii="Times New Roman" w:hAnsi="Times New Roman" w:cs="Times New Roman"/>
        </w:rPr>
        <w:t>面向流式图数据的实时图计算系统</w:t>
      </w:r>
      <w:r w:rsidR="00B15C35" w:rsidRPr="005C1750">
        <w:rPr>
          <w:rFonts w:ascii="Times New Roman" w:hAnsi="Times New Roman" w:cs="Times New Roman"/>
        </w:rPr>
        <w:t>，</w:t>
      </w:r>
      <w:r w:rsidR="00016130" w:rsidRPr="005C1750">
        <w:rPr>
          <w:rFonts w:ascii="Times New Roman" w:hAnsi="Times New Roman" w:cs="Times New Roman"/>
        </w:rPr>
        <w:t>它</w:t>
      </w:r>
      <w:r w:rsidR="004D16CC" w:rsidRPr="005C1750">
        <w:rPr>
          <w:rFonts w:ascii="Times New Roman" w:hAnsi="Times New Roman" w:cs="Times New Roman"/>
        </w:rPr>
        <w:t>根据原始图的状态和增量</w:t>
      </w:r>
      <w:r w:rsidR="00016130" w:rsidRPr="005C1750">
        <w:rPr>
          <w:rFonts w:ascii="Times New Roman" w:hAnsi="Times New Roman" w:cs="Times New Roman"/>
        </w:rPr>
        <w:t>图</w:t>
      </w:r>
      <w:r w:rsidR="004D16CC" w:rsidRPr="005C1750">
        <w:rPr>
          <w:rFonts w:ascii="Times New Roman" w:hAnsi="Times New Roman" w:cs="Times New Roman"/>
        </w:rPr>
        <w:t>数据进行增量式的更新</w:t>
      </w:r>
      <w:r w:rsidR="003B6131" w:rsidRPr="005C1750">
        <w:rPr>
          <w:rFonts w:ascii="Times New Roman" w:hAnsi="Times New Roman" w:cs="Times New Roman"/>
        </w:rPr>
        <w:t>，当连续不断的图数据流入系统后，它将图数据流转换成事件流，再由事件驱动图的状态不断发生改变。</w:t>
      </w:r>
      <w:r w:rsidR="004D7AD5" w:rsidRPr="005C1750">
        <w:rPr>
          <w:rFonts w:ascii="Times New Roman" w:hAnsi="Times New Roman" w:cs="Times New Roman"/>
        </w:rPr>
        <w:t>相比较基于</w:t>
      </w:r>
      <w:r w:rsidR="004D7AD5" w:rsidRPr="005C1750">
        <w:rPr>
          <w:rFonts w:ascii="Times New Roman" w:hAnsi="Times New Roman" w:cs="Times New Roman"/>
        </w:rPr>
        <w:t>BSP</w:t>
      </w:r>
      <w:r w:rsidR="004D7AD5" w:rsidRPr="005C1750">
        <w:rPr>
          <w:rFonts w:ascii="Times New Roman" w:hAnsi="Times New Roman" w:cs="Times New Roman"/>
        </w:rPr>
        <w:t>模型的批处理系统，</w:t>
      </w:r>
      <w:r w:rsidR="004D7AD5" w:rsidRPr="005C1750">
        <w:rPr>
          <w:rFonts w:ascii="Times New Roman" w:hAnsi="Times New Roman" w:cs="Times New Roman"/>
        </w:rPr>
        <w:t>GraphFlow</w:t>
      </w:r>
      <w:r w:rsidR="003012AF" w:rsidRPr="005C1750">
        <w:rPr>
          <w:rFonts w:ascii="Times New Roman" w:hAnsi="Times New Roman" w:cs="Times New Roman"/>
        </w:rPr>
        <w:t>通过增量计算的形式，充分利用原始计算结果和增量图数据</w:t>
      </w:r>
      <w:r w:rsidR="0089732E">
        <w:rPr>
          <w:rFonts w:ascii="Times New Roman" w:hAnsi="Times New Roman" w:cs="Times New Roman" w:hint="eastAsia"/>
        </w:rPr>
        <w:t>来</w:t>
      </w:r>
      <w:r w:rsidR="003012AF" w:rsidRPr="005C1750">
        <w:rPr>
          <w:rFonts w:ascii="Times New Roman" w:hAnsi="Times New Roman" w:cs="Times New Roman"/>
        </w:rPr>
        <w:t>进行计算，</w:t>
      </w:r>
      <w:r w:rsidR="004D7AD5" w:rsidRPr="005C1750">
        <w:rPr>
          <w:rFonts w:ascii="Times New Roman" w:hAnsi="Times New Roman" w:cs="Times New Roman"/>
        </w:rPr>
        <w:t>系统</w:t>
      </w:r>
      <w:r w:rsidR="003012AF" w:rsidRPr="005C1750">
        <w:rPr>
          <w:rFonts w:ascii="Times New Roman" w:hAnsi="Times New Roman" w:cs="Times New Roman"/>
        </w:rPr>
        <w:t>的实时性</w:t>
      </w:r>
      <w:r w:rsidR="00A276A7">
        <w:rPr>
          <w:rFonts w:ascii="Times New Roman" w:hAnsi="Times New Roman" w:cs="Times New Roman" w:hint="eastAsia"/>
        </w:rPr>
        <w:t>更</w:t>
      </w:r>
      <w:r w:rsidR="004D7AD5" w:rsidRPr="005C1750">
        <w:rPr>
          <w:rFonts w:ascii="Times New Roman" w:hAnsi="Times New Roman" w:cs="Times New Roman"/>
        </w:rPr>
        <w:t>强；相比较基于估计模型的流处理系统，</w:t>
      </w:r>
      <w:r w:rsidR="004D7AD5" w:rsidRPr="005C1750">
        <w:rPr>
          <w:rFonts w:ascii="Times New Roman" w:hAnsi="Times New Roman" w:cs="Times New Roman"/>
        </w:rPr>
        <w:t>GraphFlow</w:t>
      </w:r>
      <w:r w:rsidR="004D7AD5" w:rsidRPr="005C1750">
        <w:rPr>
          <w:rFonts w:ascii="Times New Roman" w:hAnsi="Times New Roman" w:cs="Times New Roman"/>
        </w:rPr>
        <w:t>通过变化传播的方式来迭代计算</w:t>
      </w:r>
      <w:r w:rsidR="008026D5" w:rsidRPr="005C1750">
        <w:rPr>
          <w:rFonts w:ascii="Times New Roman" w:hAnsi="Times New Roman" w:cs="Times New Roman"/>
        </w:rPr>
        <w:t>，提高了计算结果的准确性</w:t>
      </w:r>
      <w:r w:rsidR="004D7AD5" w:rsidRPr="005C1750">
        <w:rPr>
          <w:rFonts w:ascii="Times New Roman" w:hAnsi="Times New Roman" w:cs="Times New Roman"/>
        </w:rPr>
        <w:t>。</w:t>
      </w:r>
      <w:r w:rsidR="00D54E27" w:rsidRPr="005C1750">
        <w:rPr>
          <w:rFonts w:ascii="Times New Roman" w:hAnsi="Times New Roman" w:cs="Times New Roman"/>
        </w:rPr>
        <w:t>GraphFlow</w:t>
      </w:r>
      <w:r w:rsidR="00D54E27" w:rsidRPr="005C1750">
        <w:rPr>
          <w:rFonts w:ascii="Times New Roman" w:hAnsi="Times New Roman" w:cs="Times New Roman"/>
        </w:rPr>
        <w:t>系统的架构图如图</w:t>
      </w:r>
      <w:r w:rsidR="00D54E27" w:rsidRPr="005C1750">
        <w:rPr>
          <w:rFonts w:ascii="Times New Roman" w:hAnsi="Times New Roman" w:cs="Times New Roman"/>
        </w:rPr>
        <w:t>5-1</w:t>
      </w:r>
      <w:r w:rsidR="00D54E27" w:rsidRPr="005C1750">
        <w:rPr>
          <w:rFonts w:ascii="Times New Roman" w:hAnsi="Times New Roman" w:cs="Times New Roman"/>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39AE1EAE" w:rsidR="00723FEF" w:rsidRDefault="00D54E27" w:rsidP="00D54E27">
      <w:pPr>
        <w:pStyle w:val="ad"/>
        <w:jc w:val="center"/>
      </w:pPr>
      <w:r>
        <w:t>图</w:t>
      </w:r>
      <w:r>
        <w:t xml:space="preserve"> </w:t>
      </w:r>
      <w:r w:rsidR="00FE76DA">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Pr>
          <w:rFonts w:hint="eastAsia"/>
        </w:rPr>
        <w:t>GraphFlow</w:t>
      </w:r>
      <w:r>
        <w:rPr>
          <w:rFonts w:hint="eastAsia"/>
        </w:rPr>
        <w:t>系统架构图</w:t>
      </w:r>
    </w:p>
    <w:p w14:paraId="40DFC1D8" w14:textId="77777777" w:rsidR="00973245" w:rsidRPr="005C1750" w:rsidRDefault="00973245" w:rsidP="00973245">
      <w:pPr>
        <w:ind w:firstLineChars="200" w:firstLine="480"/>
        <w:rPr>
          <w:rFonts w:ascii="Times New Roman" w:hAnsi="Times New Roman" w:cs="Times New Roman"/>
        </w:rPr>
      </w:pPr>
      <w:r w:rsidRPr="005C1750">
        <w:rPr>
          <w:rFonts w:ascii="Times New Roman" w:hAnsi="Times New Roman" w:cs="Times New Roman"/>
        </w:rPr>
        <w:t>从整体上看，</w:t>
      </w:r>
      <w:r w:rsidRPr="005C1750">
        <w:rPr>
          <w:rFonts w:ascii="Times New Roman" w:hAnsi="Times New Roman" w:cs="Times New Roman"/>
        </w:rPr>
        <w:t>GraphFlow</w:t>
      </w:r>
      <w:r w:rsidRPr="005C1750">
        <w:rPr>
          <w:rFonts w:ascii="Times New Roman" w:hAnsi="Times New Roman" w:cs="Times New Roman"/>
        </w:rPr>
        <w:t>系统可以分为以下</w:t>
      </w:r>
      <w:r w:rsidRPr="005C1750">
        <w:rPr>
          <w:rFonts w:ascii="Times New Roman" w:hAnsi="Times New Roman" w:cs="Times New Roman"/>
        </w:rPr>
        <w:t>4</w:t>
      </w:r>
      <w:r w:rsidRPr="005C1750">
        <w:rPr>
          <w:rFonts w:ascii="Times New Roman" w:hAnsi="Times New Roman" w:cs="Times New Roman"/>
        </w:rPr>
        <w:t>个部分：</w:t>
      </w:r>
    </w:p>
    <w:p w14:paraId="4B72733E" w14:textId="1C5AB89D" w:rsidR="00D54E27"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摄入层：</w:t>
      </w:r>
      <w:r w:rsidR="00E05E8A" w:rsidRPr="005C1750">
        <w:rPr>
          <w:rFonts w:ascii="Times New Roman" w:hAnsi="Times New Roman" w:cs="Times New Roman"/>
        </w:rPr>
        <w:t>GraphFlow</w:t>
      </w:r>
      <w:r w:rsidR="00E05E8A" w:rsidRPr="005C1750">
        <w:rPr>
          <w:rFonts w:ascii="Times New Roman" w:hAnsi="Times New Roman" w:cs="Times New Roman"/>
        </w:rPr>
        <w:t>系统的</w:t>
      </w:r>
      <w:r w:rsidR="00DE479C" w:rsidRPr="005C1750">
        <w:rPr>
          <w:rFonts w:ascii="Times New Roman" w:hAnsi="Times New Roman" w:cs="Times New Roman"/>
        </w:rPr>
        <w:t>输入，</w:t>
      </w:r>
      <w:r w:rsidR="00945FF4" w:rsidRPr="005C1750">
        <w:rPr>
          <w:rFonts w:ascii="Times New Roman" w:hAnsi="Times New Roman" w:cs="Times New Roman"/>
        </w:rPr>
        <w:t>图数据以流的形式流入到系统的各个计算节点中。</w:t>
      </w:r>
      <w:r w:rsidR="004A263A">
        <w:rPr>
          <w:rFonts w:ascii="Times New Roman" w:hAnsi="Times New Roman" w:cs="Times New Roman"/>
        </w:rPr>
        <w:t>这些图数据可以以文件的形式存储，也可以</w:t>
      </w:r>
      <w:r w:rsidR="004A263A">
        <w:rPr>
          <w:rFonts w:ascii="Times New Roman" w:hAnsi="Times New Roman" w:cs="Times New Roman" w:hint="eastAsia"/>
        </w:rPr>
        <w:t>存储在</w:t>
      </w:r>
      <w:r w:rsidR="000B7E89" w:rsidRPr="005C1750">
        <w:rPr>
          <w:rFonts w:ascii="Times New Roman" w:hAnsi="Times New Roman" w:cs="Times New Roman"/>
        </w:rPr>
        <w:t>如</w:t>
      </w:r>
      <w:r w:rsidR="000B7E89" w:rsidRPr="005C1750">
        <w:rPr>
          <w:rFonts w:ascii="Times New Roman" w:hAnsi="Times New Roman" w:cs="Times New Roman"/>
        </w:rPr>
        <w:t>Kafka</w:t>
      </w:r>
      <w:r w:rsidR="000B7E89" w:rsidRPr="005C1750">
        <w:rPr>
          <w:rFonts w:ascii="Times New Roman" w:hAnsi="Times New Roman" w:cs="Times New Roman"/>
        </w:rPr>
        <w:t>，</w:t>
      </w:r>
      <w:r w:rsidR="000B7E89" w:rsidRPr="005C1750">
        <w:rPr>
          <w:rFonts w:ascii="Times New Roman" w:hAnsi="Times New Roman" w:cs="Times New Roman"/>
        </w:rPr>
        <w:t>HBase</w:t>
      </w:r>
      <w:r w:rsidR="000B7E89" w:rsidRPr="005C1750">
        <w:rPr>
          <w:rFonts w:ascii="Times New Roman" w:hAnsi="Times New Roman" w:cs="Times New Roman"/>
        </w:rPr>
        <w:t>等其</w:t>
      </w:r>
      <w:r w:rsidR="00261E95">
        <w:rPr>
          <w:rFonts w:ascii="Times New Roman" w:hAnsi="Times New Roman" w:cs="Times New Roman"/>
        </w:rPr>
        <w:t>它</w:t>
      </w:r>
      <w:r w:rsidR="000B7E89" w:rsidRPr="005C1750">
        <w:rPr>
          <w:rFonts w:ascii="Times New Roman" w:hAnsi="Times New Roman" w:cs="Times New Roman"/>
        </w:rPr>
        <w:t>分布式系统中</w:t>
      </w:r>
      <w:r w:rsidR="00147949" w:rsidRPr="005C1750">
        <w:rPr>
          <w:rFonts w:ascii="Times New Roman" w:hAnsi="Times New Roman" w:cs="Times New Roman"/>
        </w:rPr>
        <w:t>。</w:t>
      </w:r>
      <w:r w:rsidR="00D54744" w:rsidRPr="005C1750">
        <w:rPr>
          <w:rFonts w:ascii="Times New Roman" w:hAnsi="Times New Roman" w:cs="Times New Roman"/>
        </w:rPr>
        <w:t>GraphFlow</w:t>
      </w:r>
      <w:r w:rsidR="00421E6C" w:rsidRPr="005C1750">
        <w:rPr>
          <w:rFonts w:ascii="Times New Roman" w:hAnsi="Times New Roman" w:cs="Times New Roman"/>
        </w:rPr>
        <w:t>系统提供了接口，能够很好的将这些数据源</w:t>
      </w:r>
      <w:r w:rsidR="00772053">
        <w:rPr>
          <w:rFonts w:ascii="Times New Roman" w:hAnsi="Times New Roman" w:cs="Times New Roman" w:hint="eastAsia"/>
        </w:rPr>
        <w:t>对接</w:t>
      </w:r>
      <w:r w:rsidR="00421E6C" w:rsidRPr="005C1750">
        <w:rPr>
          <w:rFonts w:ascii="Times New Roman" w:hAnsi="Times New Roman" w:cs="Times New Roman"/>
        </w:rPr>
        <w:t>到系统。</w:t>
      </w:r>
    </w:p>
    <w:p w14:paraId="3E69509D" w14:textId="5018131F"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计算层：</w:t>
      </w:r>
      <w:r w:rsidR="00543034" w:rsidRPr="005C1750">
        <w:rPr>
          <w:rFonts w:ascii="Times New Roman" w:hAnsi="Times New Roman" w:cs="Times New Roman"/>
        </w:rPr>
        <w:t>GraphFlow</w:t>
      </w:r>
      <w:r w:rsidR="00543034" w:rsidRPr="005C1750">
        <w:rPr>
          <w:rFonts w:ascii="Times New Roman" w:hAnsi="Times New Roman" w:cs="Times New Roman"/>
        </w:rPr>
        <w:t>系统的核心层。</w:t>
      </w:r>
      <w:r w:rsidR="00DF73CE" w:rsidRPr="005C1750">
        <w:rPr>
          <w:rFonts w:ascii="Times New Roman" w:hAnsi="Times New Roman" w:cs="Times New Roman"/>
        </w:rPr>
        <w:t>摄入层提供的数据</w:t>
      </w:r>
      <w:r w:rsidR="00E141A3" w:rsidRPr="005C1750">
        <w:rPr>
          <w:rFonts w:ascii="Times New Roman" w:hAnsi="Times New Roman" w:cs="Times New Roman"/>
        </w:rPr>
        <w:t>将分配到各个计算节点，</w:t>
      </w:r>
      <w:r w:rsidR="00E54A44" w:rsidRPr="005C1750">
        <w:rPr>
          <w:rFonts w:ascii="Times New Roman" w:hAnsi="Times New Roman" w:cs="Times New Roman"/>
        </w:rPr>
        <w:t xml:space="preserve"> </w:t>
      </w:r>
      <w:r w:rsidR="00DF73CE" w:rsidRPr="005C1750">
        <w:rPr>
          <w:rFonts w:ascii="Times New Roman" w:hAnsi="Times New Roman" w:cs="Times New Roman"/>
        </w:rPr>
        <w:t>计算节点可以访</w:t>
      </w:r>
      <w:r w:rsidR="004452BC" w:rsidRPr="005C1750">
        <w:rPr>
          <w:rFonts w:ascii="Times New Roman" w:hAnsi="Times New Roman" w:cs="Times New Roman"/>
        </w:rPr>
        <w:t>问存储层中的图状态，</w:t>
      </w:r>
      <w:r w:rsidR="007E2EA9" w:rsidRPr="005C1750">
        <w:rPr>
          <w:rFonts w:ascii="Times New Roman" w:hAnsi="Times New Roman" w:cs="Times New Roman"/>
        </w:rPr>
        <w:t>并且根据图</w:t>
      </w:r>
      <w:r w:rsidR="008B5ECD" w:rsidRPr="005C1750">
        <w:rPr>
          <w:rFonts w:ascii="Times New Roman" w:hAnsi="Times New Roman" w:cs="Times New Roman"/>
        </w:rPr>
        <w:t>的</w:t>
      </w:r>
      <w:r w:rsidR="007E2EA9" w:rsidRPr="005C1750">
        <w:rPr>
          <w:rFonts w:ascii="Times New Roman" w:hAnsi="Times New Roman" w:cs="Times New Roman"/>
        </w:rPr>
        <w:t>状态和</w:t>
      </w:r>
      <w:r w:rsidR="002C0C61">
        <w:rPr>
          <w:rFonts w:ascii="Times New Roman" w:hAnsi="Times New Roman" w:cs="Times New Roman" w:hint="eastAsia"/>
        </w:rPr>
        <w:t>当前接收的</w:t>
      </w:r>
      <w:r w:rsidR="00513333" w:rsidRPr="005C1750">
        <w:rPr>
          <w:rFonts w:ascii="Times New Roman" w:hAnsi="Times New Roman" w:cs="Times New Roman"/>
        </w:rPr>
        <w:lastRenderedPageBreak/>
        <w:t>事件来触发图状态的更新，并且将这种更新同步到存储节点中</w:t>
      </w:r>
      <w:r w:rsidR="00146903" w:rsidRPr="005C1750">
        <w:rPr>
          <w:rFonts w:ascii="Times New Roman" w:hAnsi="Times New Roman" w:cs="Times New Roman"/>
        </w:rPr>
        <w:t>，以</w:t>
      </w:r>
      <w:r w:rsidR="00513333" w:rsidRPr="005C1750">
        <w:rPr>
          <w:rFonts w:ascii="Times New Roman" w:hAnsi="Times New Roman" w:cs="Times New Roman"/>
        </w:rPr>
        <w:t>便其</w:t>
      </w:r>
      <w:r w:rsidR="00261E95">
        <w:rPr>
          <w:rFonts w:ascii="Times New Roman" w:hAnsi="Times New Roman" w:cs="Times New Roman"/>
        </w:rPr>
        <w:t>它</w:t>
      </w:r>
      <w:r w:rsidR="00513333" w:rsidRPr="005C1750">
        <w:rPr>
          <w:rFonts w:ascii="Times New Roman" w:hAnsi="Times New Roman" w:cs="Times New Roman"/>
        </w:rPr>
        <w:t>计算节点能够立刻</w:t>
      </w:r>
      <w:r w:rsidR="00A30F67">
        <w:rPr>
          <w:rFonts w:ascii="Times New Roman" w:hAnsi="Times New Roman" w:cs="Times New Roman" w:hint="eastAsia"/>
        </w:rPr>
        <w:t>使用</w:t>
      </w:r>
      <w:r w:rsidR="00513333" w:rsidRPr="005C1750">
        <w:rPr>
          <w:rFonts w:ascii="Times New Roman" w:hAnsi="Times New Roman" w:cs="Times New Roman"/>
        </w:rPr>
        <w:t>。</w:t>
      </w:r>
    </w:p>
    <w:p w14:paraId="10C8E155" w14:textId="4C5AFD14"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存储层：</w:t>
      </w:r>
      <w:r w:rsidR="00FA370F" w:rsidRPr="005C1750">
        <w:rPr>
          <w:rFonts w:ascii="Times New Roman" w:hAnsi="Times New Roman" w:cs="Times New Roman"/>
        </w:rPr>
        <w:t>负责整个系统的状态的存储。</w:t>
      </w:r>
      <w:r w:rsidR="003C66B0" w:rsidRPr="005C1750">
        <w:rPr>
          <w:rFonts w:ascii="Times New Roman" w:hAnsi="Times New Roman" w:cs="Times New Roman"/>
        </w:rPr>
        <w:t>该层采用分布式存储架构，系统内的状态分散到各个</w:t>
      </w:r>
      <w:r w:rsidR="00B36CFE">
        <w:rPr>
          <w:rFonts w:ascii="Times New Roman" w:hAnsi="Times New Roman" w:cs="Times New Roman" w:hint="eastAsia"/>
        </w:rPr>
        <w:t>存储</w:t>
      </w:r>
      <w:r w:rsidR="003C66B0" w:rsidRPr="005C1750">
        <w:rPr>
          <w:rFonts w:ascii="Times New Roman" w:hAnsi="Times New Roman" w:cs="Times New Roman"/>
        </w:rPr>
        <w:t>节点上进行存储和备份，</w:t>
      </w:r>
      <w:r w:rsidR="00357B17" w:rsidRPr="005C1750">
        <w:rPr>
          <w:rFonts w:ascii="Times New Roman" w:hAnsi="Times New Roman" w:cs="Times New Roman"/>
        </w:rPr>
        <w:t>同时还提供了持久化接口，也可以将这些状态异步备份到</w:t>
      </w:r>
      <w:r w:rsidR="00960516" w:rsidRPr="005C1750">
        <w:rPr>
          <w:rFonts w:ascii="Times New Roman" w:hAnsi="Times New Roman" w:cs="Times New Roman"/>
        </w:rPr>
        <w:t>永久性介质上，进一步提高系统的可靠性。</w:t>
      </w:r>
      <w:r w:rsidR="00E144B8" w:rsidRPr="005C1750">
        <w:rPr>
          <w:rFonts w:ascii="Times New Roman" w:hAnsi="Times New Roman" w:cs="Times New Roman"/>
        </w:rPr>
        <w:t>由前文可知，状态是从用户的视角进行定义的，直接反应了用户关心的</w:t>
      </w:r>
      <w:r w:rsidR="0013614C" w:rsidRPr="005C1750">
        <w:rPr>
          <w:rFonts w:ascii="Times New Roman" w:hAnsi="Times New Roman" w:cs="Times New Roman"/>
        </w:rPr>
        <w:t>数据，所以在同一时刻，系统可能存在多种不同类型的状态，</w:t>
      </w:r>
      <w:r w:rsidR="00124D13" w:rsidRPr="005C1750">
        <w:rPr>
          <w:rFonts w:ascii="Times New Roman" w:hAnsi="Times New Roman" w:cs="Times New Roman"/>
        </w:rPr>
        <w:t>这些状态对系统内部可以由计算节点直接访问，对系统外部也可以由用户根据</w:t>
      </w:r>
      <w:r w:rsidR="00BC0BE9" w:rsidRPr="005C1750">
        <w:rPr>
          <w:rFonts w:ascii="Times New Roman" w:hAnsi="Times New Roman" w:cs="Times New Roman"/>
        </w:rPr>
        <w:t>访问节点</w:t>
      </w:r>
      <w:r w:rsidR="00D938F2">
        <w:rPr>
          <w:rFonts w:ascii="Times New Roman" w:hAnsi="Times New Roman" w:cs="Times New Roman" w:hint="eastAsia"/>
        </w:rPr>
        <w:t>，</w:t>
      </w:r>
      <w:r w:rsidR="00BC0BE9" w:rsidRPr="005C1750">
        <w:rPr>
          <w:rFonts w:ascii="Times New Roman" w:hAnsi="Times New Roman" w:cs="Times New Roman"/>
        </w:rPr>
        <w:t>实时访问</w:t>
      </w:r>
      <w:r w:rsidR="00D938F2">
        <w:rPr>
          <w:rFonts w:ascii="Times New Roman" w:hAnsi="Times New Roman" w:cs="Times New Roman" w:hint="eastAsia"/>
        </w:rPr>
        <w:t>中间</w:t>
      </w:r>
      <w:r w:rsidR="00BC0BE9" w:rsidRPr="005C1750">
        <w:rPr>
          <w:rFonts w:ascii="Times New Roman" w:hAnsi="Times New Roman" w:cs="Times New Roman"/>
        </w:rPr>
        <w:t>计算结</w:t>
      </w:r>
      <w:r w:rsidR="00BC0BE9" w:rsidRPr="005C1750">
        <w:rPr>
          <w:rFonts w:ascii="Times New Roman" w:hAnsi="Times New Roman" w:cs="Times New Roman"/>
          <w:szCs w:val="24"/>
        </w:rPr>
        <w:t>果。</w:t>
      </w:r>
      <w:r w:rsidR="00C34896" w:rsidRPr="005C1750">
        <w:rPr>
          <w:rFonts w:ascii="Times New Roman" w:hAnsi="Times New Roman" w:cs="Times New Roman"/>
          <w:szCs w:val="24"/>
        </w:rPr>
        <w:t>在本层我们利用开源产品内存数据网格</w:t>
      </w:r>
      <w:commentRangeStart w:id="292"/>
      <w:r w:rsidR="00C34896" w:rsidRPr="005C1750">
        <w:rPr>
          <w:rFonts w:ascii="Times New Roman" w:hAnsi="Times New Roman" w:cs="Times New Roman"/>
          <w:szCs w:val="24"/>
        </w:rPr>
        <w:t>Hazelcast</w:t>
      </w:r>
      <w:commentRangeEnd w:id="292"/>
      <w:r w:rsidR="00CE7CBF" w:rsidRPr="005C1750">
        <w:rPr>
          <w:rStyle w:val="a5"/>
          <w:rFonts w:ascii="Times New Roman" w:hAnsi="Times New Roman" w:cs="Times New Roman"/>
          <w:sz w:val="24"/>
          <w:szCs w:val="24"/>
        </w:rPr>
        <w:commentReference w:id="292"/>
      </w:r>
      <w:r w:rsidR="00FF5C29" w:rsidRPr="005C1750">
        <w:rPr>
          <w:rFonts w:ascii="Times New Roman" w:hAnsi="Times New Roman" w:cs="Times New Roman"/>
          <w:szCs w:val="24"/>
        </w:rPr>
        <w:fldChar w:fldCharType="begin"/>
      </w:r>
      <w:r w:rsidR="00FF5C29" w:rsidRPr="005C1750">
        <w:rPr>
          <w:rFonts w:ascii="Times New Roman" w:hAnsi="Times New Roman" w:cs="Times New Roman"/>
          <w:szCs w:val="24"/>
        </w:rPr>
        <w:instrText xml:space="preserve"> REF _Ref478412264 \r \h </w:instrText>
      </w:r>
      <w:r w:rsidR="005C1750">
        <w:rPr>
          <w:rFonts w:ascii="Times New Roman" w:hAnsi="Times New Roman" w:cs="Times New Roman"/>
          <w:szCs w:val="24"/>
        </w:rPr>
        <w:instrText xml:space="preserve"> \* MERGEFORMAT </w:instrText>
      </w:r>
      <w:r w:rsidR="00FF5C29" w:rsidRPr="005C1750">
        <w:rPr>
          <w:rFonts w:ascii="Times New Roman" w:hAnsi="Times New Roman" w:cs="Times New Roman"/>
          <w:szCs w:val="24"/>
        </w:rPr>
      </w:r>
      <w:r w:rsidR="00FF5C29" w:rsidRPr="005C1750">
        <w:rPr>
          <w:rFonts w:ascii="Times New Roman" w:hAnsi="Times New Roman" w:cs="Times New Roman"/>
          <w:szCs w:val="24"/>
        </w:rPr>
        <w:fldChar w:fldCharType="separate"/>
      </w:r>
      <w:r w:rsidR="00021115" w:rsidRPr="005C1750">
        <w:rPr>
          <w:rFonts w:ascii="Times New Roman" w:hAnsi="Times New Roman" w:cs="Times New Roman"/>
          <w:szCs w:val="24"/>
        </w:rPr>
        <w:t>[45]</w:t>
      </w:r>
      <w:r w:rsidR="00FF5C29" w:rsidRPr="005C1750">
        <w:rPr>
          <w:rFonts w:ascii="Times New Roman" w:hAnsi="Times New Roman" w:cs="Times New Roman"/>
          <w:szCs w:val="24"/>
        </w:rPr>
        <w:fldChar w:fldCharType="end"/>
      </w:r>
      <w:r w:rsidR="00C34896" w:rsidRPr="005C1750">
        <w:rPr>
          <w:rFonts w:ascii="Times New Roman" w:hAnsi="Times New Roman" w:cs="Times New Roman"/>
          <w:szCs w:val="24"/>
        </w:rPr>
        <w:t>来作为存储层，存储图的状态信息。</w:t>
      </w:r>
    </w:p>
    <w:p w14:paraId="340E6A9C" w14:textId="334CF082" w:rsidR="00973245" w:rsidRPr="005C1750" w:rsidRDefault="00973245" w:rsidP="00973245">
      <w:pPr>
        <w:pStyle w:val="a3"/>
        <w:numPr>
          <w:ilvl w:val="0"/>
          <w:numId w:val="22"/>
        </w:numPr>
        <w:ind w:firstLineChars="0"/>
        <w:rPr>
          <w:rFonts w:ascii="Times New Roman" w:hAnsi="Times New Roman" w:cs="Times New Roman"/>
        </w:rPr>
      </w:pPr>
      <w:r w:rsidRPr="005C1750">
        <w:rPr>
          <w:rFonts w:ascii="Times New Roman" w:hAnsi="Times New Roman" w:cs="Times New Roman"/>
        </w:rPr>
        <w:t>访问层：</w:t>
      </w:r>
      <w:r w:rsidR="00245305" w:rsidRPr="005C1750">
        <w:rPr>
          <w:rFonts w:ascii="Times New Roman" w:hAnsi="Times New Roman" w:cs="Times New Roman"/>
        </w:rPr>
        <w:t>向最终用户提供接口，允许用户在任意时刻访问图的状态。</w:t>
      </w:r>
      <w:r w:rsidR="00003CD3" w:rsidRPr="005C1750">
        <w:rPr>
          <w:rFonts w:ascii="Times New Roman" w:hAnsi="Times New Roman" w:cs="Times New Roman"/>
        </w:rPr>
        <w:t>在本层我们使用</w:t>
      </w:r>
      <w:r w:rsidR="00003CD3" w:rsidRPr="005C1750">
        <w:rPr>
          <w:rFonts w:ascii="Times New Roman" w:hAnsi="Times New Roman" w:cs="Times New Roman"/>
        </w:rPr>
        <w:t>RESTful</w:t>
      </w:r>
      <w:r w:rsidR="00003CD3" w:rsidRPr="005C1750">
        <w:rPr>
          <w:rFonts w:ascii="Times New Roman" w:hAnsi="Times New Roman" w:cs="Times New Roman"/>
        </w:rPr>
        <w:t>规范来设计数据的访问规则，利用</w:t>
      </w:r>
      <w:r w:rsidR="00003CD3" w:rsidRPr="005C1750">
        <w:rPr>
          <w:rFonts w:ascii="Times New Roman" w:hAnsi="Times New Roman" w:cs="Times New Roman"/>
        </w:rPr>
        <w:t>Jetty</w:t>
      </w:r>
      <w:r w:rsidR="00003CD3" w:rsidRPr="005C1750">
        <w:rPr>
          <w:rFonts w:ascii="Times New Roman" w:hAnsi="Times New Roman" w:cs="Times New Roman"/>
        </w:rPr>
        <w:t>作为内嵌的服务器，向用户提供数据访问能力。</w:t>
      </w:r>
    </w:p>
    <w:p w14:paraId="664B1E4F" w14:textId="532062D6" w:rsidR="0080730D" w:rsidRPr="005C1750" w:rsidRDefault="00455F93" w:rsidP="00455F93">
      <w:pPr>
        <w:ind w:firstLineChars="200" w:firstLine="480"/>
        <w:rPr>
          <w:rFonts w:ascii="Times New Roman" w:hAnsi="Times New Roman" w:cs="Times New Roman"/>
        </w:rPr>
      </w:pPr>
      <w:r w:rsidRPr="005C1750">
        <w:rPr>
          <w:rFonts w:ascii="Times New Roman" w:hAnsi="Times New Roman" w:cs="Times New Roman"/>
        </w:rPr>
        <w:t>这四层涉及图数据的输入、计算、存储和访问，是流式图数据完整的处理过程。而中间的计算层是图计算的核心</w:t>
      </w:r>
      <w:r w:rsidR="008525DB" w:rsidRPr="005C1750">
        <w:rPr>
          <w:rFonts w:ascii="Times New Roman" w:hAnsi="Times New Roman" w:cs="Times New Roman"/>
        </w:rPr>
        <w:t>，下面我们将详细讨论这</w:t>
      </w:r>
      <w:r w:rsidRPr="005C1750">
        <w:rPr>
          <w:rFonts w:ascii="Times New Roman" w:hAnsi="Times New Roman" w:cs="Times New Roman"/>
        </w:rPr>
        <w:t>层的设计。</w:t>
      </w:r>
    </w:p>
    <w:p w14:paraId="10452F97" w14:textId="3A0F7092" w:rsidR="002D05A9" w:rsidRPr="005C1750" w:rsidRDefault="002D05A9" w:rsidP="004C3E5C">
      <w:pPr>
        <w:ind w:firstLineChars="200" w:firstLine="480"/>
        <w:rPr>
          <w:rFonts w:ascii="Times New Roman" w:hAnsi="Times New Roman" w:cs="Times New Roman"/>
        </w:rPr>
      </w:pPr>
      <w:r w:rsidRPr="005C1750">
        <w:rPr>
          <w:rFonts w:ascii="Times New Roman" w:hAnsi="Times New Roman" w:cs="Times New Roman"/>
        </w:rPr>
        <w:t>计算层的设计如图</w:t>
      </w:r>
      <w:r w:rsidRPr="005C1750">
        <w:rPr>
          <w:rFonts w:ascii="Times New Roman" w:hAnsi="Times New Roman" w:cs="Times New Roman"/>
        </w:rPr>
        <w:t>5-2</w:t>
      </w:r>
      <w:r w:rsidRPr="005C1750">
        <w:rPr>
          <w:rFonts w:ascii="Times New Roman" w:hAnsi="Times New Roman" w:cs="Times New Roman"/>
        </w:rPr>
        <w:t>所示，</w:t>
      </w:r>
      <w:r w:rsidR="001E46CD" w:rsidRPr="005C1750">
        <w:rPr>
          <w:rFonts w:ascii="Times New Roman" w:hAnsi="Times New Roman" w:cs="Times New Roman"/>
        </w:rPr>
        <w:t>该层根据摄入层接收的</w:t>
      </w:r>
      <w:r w:rsidR="002A7BB6" w:rsidRPr="005C1750">
        <w:rPr>
          <w:rFonts w:ascii="Times New Roman" w:hAnsi="Times New Roman" w:cs="Times New Roman"/>
        </w:rPr>
        <w:t>图数据和存储层存储的</w:t>
      </w:r>
      <w:r w:rsidR="0026625B" w:rsidRPr="005C1750">
        <w:rPr>
          <w:rFonts w:ascii="Times New Roman" w:hAnsi="Times New Roman" w:cs="Times New Roman"/>
        </w:rPr>
        <w:t>当前图</w:t>
      </w:r>
      <w:r w:rsidR="002A7BB6" w:rsidRPr="005C1750">
        <w:rPr>
          <w:rFonts w:ascii="Times New Roman" w:hAnsi="Times New Roman" w:cs="Times New Roman"/>
        </w:rPr>
        <w:t>状态，</w:t>
      </w:r>
      <w:r w:rsidR="004C3E5C" w:rsidRPr="005C1750">
        <w:rPr>
          <w:rFonts w:ascii="Times New Roman" w:hAnsi="Times New Roman" w:cs="Times New Roman"/>
        </w:rPr>
        <w:t>进行增量式的计算</w:t>
      </w:r>
      <w:r w:rsidR="00B64A51" w:rsidRPr="005C1750">
        <w:rPr>
          <w:rFonts w:ascii="Times New Roman" w:hAnsi="Times New Roman" w:cs="Times New Roman"/>
        </w:rPr>
        <w:t>，</w:t>
      </w:r>
      <w:r w:rsidR="000C1193" w:rsidRPr="005C1750">
        <w:rPr>
          <w:rFonts w:ascii="Times New Roman" w:hAnsi="Times New Roman" w:cs="Times New Roman"/>
        </w:rPr>
        <w:t>根据计算结果对图的状态及时更新，而且这种更新能够立刻被其</w:t>
      </w:r>
      <w:r w:rsidR="00261E95">
        <w:rPr>
          <w:rFonts w:ascii="Times New Roman" w:hAnsi="Times New Roman" w:cs="Times New Roman"/>
        </w:rPr>
        <w:t>它</w:t>
      </w:r>
      <w:r w:rsidR="000C1193" w:rsidRPr="005C1750">
        <w:rPr>
          <w:rFonts w:ascii="Times New Roman" w:hAnsi="Times New Roman" w:cs="Times New Roman"/>
        </w:rPr>
        <w:t>计算节点感知。</w:t>
      </w:r>
      <w:r w:rsidR="00270E0C" w:rsidRPr="005C1750">
        <w:rPr>
          <w:rFonts w:ascii="Times New Roman" w:hAnsi="Times New Roman" w:cs="Times New Roman"/>
        </w:rPr>
        <w:t>该层又可以细分为：应用层、服务层、</w:t>
      </w:r>
      <w:r w:rsidR="00270E0C" w:rsidRPr="005C1750">
        <w:rPr>
          <w:rFonts w:ascii="Times New Roman" w:hAnsi="Times New Roman" w:cs="Times New Roman"/>
        </w:rPr>
        <w:t>API</w:t>
      </w:r>
      <w:r w:rsidR="00270E0C" w:rsidRPr="005C1750">
        <w:rPr>
          <w:rFonts w:ascii="Times New Roman" w:hAnsi="Times New Roman" w:cs="Times New Roman"/>
        </w:rPr>
        <w:t>层</w:t>
      </w:r>
      <w:r w:rsidR="00FF4EEF">
        <w:rPr>
          <w:rFonts w:ascii="Times New Roman" w:hAnsi="Times New Roman" w:cs="Times New Roman" w:hint="eastAsia"/>
        </w:rPr>
        <w:t>和</w:t>
      </w:r>
      <w:r w:rsidR="00270E0C" w:rsidRPr="005C1750">
        <w:rPr>
          <w:rFonts w:ascii="Times New Roman" w:hAnsi="Times New Roman" w:cs="Times New Roman"/>
        </w:rPr>
        <w:t>核心层</w:t>
      </w:r>
      <w:r w:rsidR="00482E29" w:rsidRPr="005C1750">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2C1C87D4" w:rsidR="00CC414E" w:rsidRDefault="00FC44E8" w:rsidP="00FC44E8">
      <w:pPr>
        <w:pStyle w:val="ad"/>
        <w:jc w:val="center"/>
      </w:pPr>
      <w:r>
        <w:t>图</w:t>
      </w:r>
      <w:r>
        <w:t xml:space="preserve"> </w:t>
      </w:r>
      <w:r w:rsidR="00F77D5F">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w:t>
      </w:r>
      <w:r>
        <w:rPr>
          <w:rFonts w:hint="eastAsia"/>
        </w:rPr>
        <w:t>计算层设计图</w:t>
      </w:r>
    </w:p>
    <w:p w14:paraId="07FEC806" w14:textId="6DAD85B8" w:rsidR="00A36912" w:rsidRPr="005C1750" w:rsidRDefault="00A36912" w:rsidP="00A36912">
      <w:pPr>
        <w:rPr>
          <w:rFonts w:ascii="Times New Roman" w:hAnsi="Times New Roman" w:cs="Times New Roman"/>
        </w:rPr>
      </w:pPr>
      <w:r w:rsidRPr="005C1750">
        <w:rPr>
          <w:rFonts w:ascii="Times New Roman" w:hAnsi="Times New Roman" w:cs="Times New Roman"/>
        </w:rPr>
        <w:t>每层的功能为：</w:t>
      </w:r>
    </w:p>
    <w:p w14:paraId="34EFD2AA" w14:textId="16411DFA" w:rsidR="00A36912" w:rsidRPr="005C1750" w:rsidRDefault="00EF0835"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应用层：</w:t>
      </w:r>
      <w:r w:rsidR="00062DFE" w:rsidRPr="005C1750">
        <w:rPr>
          <w:rFonts w:ascii="Times New Roman" w:hAnsi="Times New Roman" w:cs="Times New Roman"/>
        </w:rPr>
        <w:t>面向用户的上层运用，这些运用涵盖了典型的业务场景，例如链接分析、欺诈检测、社区发现等，是针对某个具体问题的具体应用。</w:t>
      </w:r>
      <w:r w:rsidR="002F1606" w:rsidRPr="005C1750">
        <w:rPr>
          <w:rFonts w:ascii="Times New Roman" w:hAnsi="Times New Roman" w:cs="Times New Roman"/>
        </w:rPr>
        <w:t>该层</w:t>
      </w:r>
      <w:r w:rsidR="001410E7" w:rsidRPr="005C1750">
        <w:rPr>
          <w:rFonts w:ascii="Times New Roman" w:hAnsi="Times New Roman" w:cs="Times New Roman"/>
        </w:rPr>
        <w:t>组合了服务层提供的各种库函数，</w:t>
      </w:r>
      <w:r w:rsidR="00725ADC" w:rsidRPr="005C1750">
        <w:rPr>
          <w:rFonts w:ascii="Times New Roman" w:hAnsi="Times New Roman" w:cs="Times New Roman"/>
        </w:rPr>
        <w:t>为特定的业务场景定制解决方案。</w:t>
      </w:r>
      <w:r w:rsidR="00E34547" w:rsidRPr="005C1750">
        <w:rPr>
          <w:rFonts w:ascii="Times New Roman" w:hAnsi="Times New Roman" w:cs="Times New Roman"/>
        </w:rPr>
        <w:t>一般来说由用户来实现。</w:t>
      </w:r>
    </w:p>
    <w:p w14:paraId="7A865053" w14:textId="3B73229B" w:rsidR="00E34547" w:rsidRPr="005C1750" w:rsidRDefault="00BA651A"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t>服务层：</w:t>
      </w:r>
      <w:r w:rsidR="00D33068" w:rsidRPr="005C1750">
        <w:rPr>
          <w:rFonts w:ascii="Times New Roman" w:hAnsi="Times New Roman" w:cs="Times New Roman"/>
        </w:rPr>
        <w:t>提供给用户使用的丰富的库函数和图算法。如前文所述的</w:t>
      </w:r>
      <w:r w:rsidR="00D33068" w:rsidRPr="005C1750">
        <w:rPr>
          <w:rFonts w:ascii="Times New Roman" w:hAnsi="Times New Roman" w:cs="Times New Roman"/>
        </w:rPr>
        <w:t>DD</w:t>
      </w:r>
      <w:r w:rsidR="00D33068" w:rsidRPr="005C1750">
        <w:rPr>
          <w:rFonts w:ascii="Times New Roman" w:hAnsi="Times New Roman" w:cs="Times New Roman"/>
        </w:rPr>
        <w:t>、</w:t>
      </w:r>
      <w:r w:rsidR="00D33068" w:rsidRPr="005C1750">
        <w:rPr>
          <w:rFonts w:ascii="Times New Roman" w:hAnsi="Times New Roman" w:cs="Times New Roman"/>
        </w:rPr>
        <w:t>TC</w:t>
      </w:r>
      <w:r w:rsidR="00D33068" w:rsidRPr="005C1750">
        <w:rPr>
          <w:rFonts w:ascii="Times New Roman" w:hAnsi="Times New Roman" w:cs="Times New Roman"/>
        </w:rPr>
        <w:t>、</w:t>
      </w:r>
      <w:r w:rsidR="00D33068" w:rsidRPr="005C1750">
        <w:rPr>
          <w:rFonts w:ascii="Times New Roman" w:hAnsi="Times New Roman" w:cs="Times New Roman"/>
        </w:rPr>
        <w:t>SSSP</w:t>
      </w:r>
      <w:r w:rsidR="00D33068" w:rsidRPr="005C1750">
        <w:rPr>
          <w:rFonts w:ascii="Times New Roman" w:hAnsi="Times New Roman" w:cs="Times New Roman"/>
        </w:rPr>
        <w:t>和</w:t>
      </w:r>
      <w:r w:rsidR="00D33068" w:rsidRPr="005C1750">
        <w:rPr>
          <w:rFonts w:ascii="Times New Roman" w:hAnsi="Times New Roman" w:cs="Times New Roman"/>
        </w:rPr>
        <w:t>PR</w:t>
      </w:r>
      <w:r w:rsidR="00D33068" w:rsidRPr="005C1750">
        <w:rPr>
          <w:rFonts w:ascii="Times New Roman" w:hAnsi="Times New Roman" w:cs="Times New Roman"/>
        </w:rPr>
        <w:t>算法，都在该层提供。</w:t>
      </w:r>
    </w:p>
    <w:p w14:paraId="4B0372A5" w14:textId="08F57269" w:rsidR="009605A8" w:rsidRPr="005C1750" w:rsidRDefault="00CF419D" w:rsidP="00EF0835">
      <w:pPr>
        <w:pStyle w:val="a3"/>
        <w:numPr>
          <w:ilvl w:val="0"/>
          <w:numId w:val="24"/>
        </w:numPr>
        <w:ind w:firstLineChars="0"/>
        <w:rPr>
          <w:rFonts w:ascii="Times New Roman" w:hAnsi="Times New Roman" w:cs="Times New Roman"/>
        </w:rPr>
      </w:pPr>
      <w:r w:rsidRPr="005C1750">
        <w:rPr>
          <w:rFonts w:ascii="Times New Roman" w:hAnsi="Times New Roman" w:cs="Times New Roman"/>
        </w:rPr>
        <w:lastRenderedPageBreak/>
        <w:t>API</w:t>
      </w:r>
      <w:r w:rsidRPr="005C1750">
        <w:rPr>
          <w:rFonts w:ascii="Times New Roman" w:hAnsi="Times New Roman" w:cs="Times New Roman"/>
        </w:rPr>
        <w:t>层：该层屏蔽了底层的实现细节，向用户提供了一个统一的流式图数据的处理接口，</w:t>
      </w:r>
      <w:r w:rsidR="00384AEF" w:rsidRPr="005C1750">
        <w:rPr>
          <w:rFonts w:ascii="Times New Roman" w:hAnsi="Times New Roman" w:cs="Times New Roman"/>
        </w:rPr>
        <w:t>用户可以组合这些接口完成特定的流式图计算。</w:t>
      </w:r>
    </w:p>
    <w:p w14:paraId="2F67DC6D" w14:textId="58848149" w:rsidR="00B55DBA" w:rsidRPr="005C1750" w:rsidRDefault="00752AB8" w:rsidP="008525DB">
      <w:pPr>
        <w:pStyle w:val="a3"/>
        <w:numPr>
          <w:ilvl w:val="0"/>
          <w:numId w:val="24"/>
        </w:numPr>
        <w:ind w:firstLineChars="0"/>
        <w:rPr>
          <w:rFonts w:ascii="Times New Roman" w:hAnsi="Times New Roman" w:cs="Times New Roman"/>
        </w:rPr>
      </w:pPr>
      <w:r w:rsidRPr="005C1750">
        <w:rPr>
          <w:rFonts w:ascii="Times New Roman" w:hAnsi="Times New Roman" w:cs="Times New Roman"/>
        </w:rPr>
        <w:t>核心层：</w:t>
      </w:r>
      <w:r w:rsidR="00120085" w:rsidRPr="005C1750">
        <w:rPr>
          <w:rFonts w:ascii="Times New Roman" w:hAnsi="Times New Roman" w:cs="Times New Roman"/>
        </w:rPr>
        <w:t>核心层抽象出</w:t>
      </w:r>
      <w:r w:rsidRPr="005C1750">
        <w:rPr>
          <w:rFonts w:ascii="Times New Roman" w:hAnsi="Times New Roman" w:cs="Times New Roman"/>
        </w:rPr>
        <w:t>图和流的概念，</w:t>
      </w:r>
      <w:r w:rsidR="00120085" w:rsidRPr="005C1750">
        <w:rPr>
          <w:rFonts w:ascii="Times New Roman" w:hAnsi="Times New Roman" w:cs="Times New Roman"/>
        </w:rPr>
        <w:t>并且</w:t>
      </w:r>
      <w:r w:rsidR="00AC06E3" w:rsidRPr="005C1750">
        <w:rPr>
          <w:rFonts w:ascii="Times New Roman" w:hAnsi="Times New Roman" w:cs="Times New Roman"/>
        </w:rPr>
        <w:t>通过</w:t>
      </w:r>
      <w:r w:rsidR="00B4354E" w:rsidRPr="005C1750">
        <w:rPr>
          <w:rFonts w:ascii="Times New Roman" w:hAnsi="Times New Roman" w:cs="Times New Roman"/>
        </w:rPr>
        <w:t>一个统一的</w:t>
      </w:r>
      <w:r w:rsidR="00186395" w:rsidRPr="005C1750">
        <w:rPr>
          <w:rFonts w:ascii="Times New Roman" w:hAnsi="Times New Roman" w:cs="Times New Roman"/>
        </w:rPr>
        <w:t>计算模型将两者结合起来</w:t>
      </w:r>
      <w:r w:rsidR="00D94907" w:rsidRPr="005C1750">
        <w:rPr>
          <w:rFonts w:ascii="Times New Roman" w:hAnsi="Times New Roman" w:cs="Times New Roman"/>
        </w:rPr>
        <w:t>。采用</w:t>
      </w:r>
      <w:r w:rsidR="00BF44D9" w:rsidRPr="005C1750">
        <w:rPr>
          <w:rFonts w:ascii="Times New Roman" w:hAnsi="Times New Roman" w:cs="Times New Roman"/>
        </w:rPr>
        <w:t>基于状态更新的流式图计算模型作为</w:t>
      </w:r>
      <w:r w:rsidR="00D94907" w:rsidRPr="005C1750">
        <w:rPr>
          <w:rFonts w:ascii="Times New Roman" w:hAnsi="Times New Roman" w:cs="Times New Roman"/>
        </w:rPr>
        <w:t>计算模型，采用面向用户视角的状态作为编程模型，</w:t>
      </w:r>
      <w:r w:rsidR="00EE233A" w:rsidRPr="005C1750">
        <w:rPr>
          <w:rFonts w:ascii="Times New Roman" w:hAnsi="Times New Roman" w:cs="Times New Roman"/>
        </w:rPr>
        <w:t>提供了实时图计算的能力</w:t>
      </w:r>
      <w:r w:rsidR="00A4041C" w:rsidRPr="005C1750">
        <w:rPr>
          <w:rFonts w:ascii="Times New Roman" w:hAnsi="Times New Roman" w:cs="Times New Roman"/>
        </w:rPr>
        <w:t>。</w:t>
      </w:r>
    </w:p>
    <w:p w14:paraId="42BB3E6C" w14:textId="2259F5CF" w:rsidR="00E43EDC" w:rsidRDefault="00E43EDC" w:rsidP="007C31F8">
      <w:pPr>
        <w:pStyle w:val="2"/>
        <w:numPr>
          <w:ilvl w:val="1"/>
          <w:numId w:val="38"/>
        </w:numPr>
      </w:pPr>
      <w:bookmarkStart w:id="293" w:name="_Toc478509289"/>
      <w:bookmarkStart w:id="294" w:name="_Toc478569374"/>
      <w:r>
        <w:rPr>
          <w:rFonts w:hint="eastAsia"/>
        </w:rPr>
        <w:t>模型实现</w:t>
      </w:r>
      <w:bookmarkEnd w:id="293"/>
      <w:bookmarkEnd w:id="294"/>
    </w:p>
    <w:p w14:paraId="4D44D208" w14:textId="4B767F64" w:rsidR="0013677D" w:rsidRPr="005C1750" w:rsidRDefault="002C2953" w:rsidP="002C2953">
      <w:pPr>
        <w:ind w:firstLineChars="200" w:firstLine="480"/>
        <w:rPr>
          <w:rFonts w:ascii="Times New Roman" w:hAnsi="Times New Roman" w:cs="Times New Roman"/>
        </w:rPr>
      </w:pPr>
      <w:r w:rsidRPr="005C1750">
        <w:rPr>
          <w:rFonts w:ascii="Times New Roman" w:hAnsi="Times New Roman" w:cs="Times New Roman"/>
        </w:rPr>
        <w:t>在第</w:t>
      </w:r>
      <w:r w:rsidRPr="005C1750">
        <w:rPr>
          <w:rFonts w:ascii="Times New Roman" w:hAnsi="Times New Roman" w:cs="Times New Roman"/>
        </w:rPr>
        <w:t>3</w:t>
      </w:r>
      <w:r w:rsidRPr="005C1750">
        <w:rPr>
          <w:rFonts w:ascii="Times New Roman" w:hAnsi="Times New Roman" w:cs="Times New Roman"/>
        </w:rPr>
        <w:t>章</w:t>
      </w:r>
      <w:r w:rsidR="00563B6A" w:rsidRPr="005C1750">
        <w:rPr>
          <w:rFonts w:ascii="Times New Roman" w:hAnsi="Times New Roman" w:cs="Times New Roman"/>
        </w:rPr>
        <w:t>中，我们详细介绍了基于状态更新的流式</w:t>
      </w:r>
      <w:r w:rsidRPr="005C1750">
        <w:rPr>
          <w:rFonts w:ascii="Times New Roman" w:hAnsi="Times New Roman" w:cs="Times New Roman"/>
        </w:rPr>
        <w:t>图计算模型。由前述所知，该模型的三个核心组件：</w:t>
      </w:r>
      <w:r w:rsidR="00FD7D19" w:rsidRPr="005C1750">
        <w:rPr>
          <w:rFonts w:ascii="Times New Roman" w:hAnsi="Times New Roman" w:cs="Times New Roman"/>
        </w:rPr>
        <w:t>State,</w:t>
      </w:r>
      <w:r w:rsidR="00B9683E" w:rsidRPr="005C1750">
        <w:rPr>
          <w:rFonts w:ascii="Times New Roman" w:hAnsi="Times New Roman" w:cs="Times New Roman"/>
        </w:rPr>
        <w:t xml:space="preserve"> </w:t>
      </w:r>
      <w:r w:rsidR="00FD7D19" w:rsidRPr="005C1750">
        <w:rPr>
          <w:rFonts w:ascii="Times New Roman" w:hAnsi="Times New Roman" w:cs="Times New Roman"/>
        </w:rPr>
        <w:t>Event,</w:t>
      </w:r>
      <w:r w:rsidR="00B9683E" w:rsidRPr="005C1750">
        <w:rPr>
          <w:rFonts w:ascii="Times New Roman" w:hAnsi="Times New Roman" w:cs="Times New Roman"/>
        </w:rPr>
        <w:t xml:space="preserve"> </w:t>
      </w:r>
      <w:r w:rsidR="00FD7D19" w:rsidRPr="005C1750">
        <w:rPr>
          <w:rFonts w:ascii="Times New Roman" w:hAnsi="Times New Roman" w:cs="Times New Roman"/>
        </w:rPr>
        <w:t>Transform</w:t>
      </w:r>
      <w:r w:rsidRPr="005C1750">
        <w:rPr>
          <w:rFonts w:ascii="Times New Roman" w:hAnsi="Times New Roman" w:cs="Times New Roman"/>
        </w:rPr>
        <w:t>是实现模型的关键。</w:t>
      </w:r>
      <w:r w:rsidR="002C00E0" w:rsidRPr="005C1750">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295" w:name="_Toc478509290"/>
      <w:bookmarkStart w:id="296" w:name="_Toc478569375"/>
      <w:r>
        <w:rPr>
          <w:rFonts w:hint="eastAsia"/>
        </w:rPr>
        <w:t>状态（</w:t>
      </w:r>
      <w:r w:rsidR="002C00E0" w:rsidRPr="00506AD7">
        <w:rPr>
          <w:rFonts w:ascii="Times New Roman" w:hAnsi="Times New Roman" w:cs="Times New Roman" w:hint="eastAsia"/>
          <w:szCs w:val="28"/>
        </w:rPr>
        <w:t>State</w:t>
      </w:r>
      <w:r>
        <w:rPr>
          <w:rFonts w:hint="eastAsia"/>
        </w:rPr>
        <w:t>）</w:t>
      </w:r>
      <w:bookmarkEnd w:id="295"/>
      <w:bookmarkEnd w:id="296"/>
    </w:p>
    <w:p w14:paraId="2CCFB0C7" w14:textId="0A9E8B60" w:rsidR="00553582" w:rsidRPr="005C1750" w:rsidRDefault="00553582" w:rsidP="00553582">
      <w:pPr>
        <w:ind w:firstLineChars="200" w:firstLine="480"/>
        <w:rPr>
          <w:rFonts w:ascii="Times New Roman" w:hAnsi="Times New Roman" w:cs="Times New Roman"/>
        </w:rPr>
      </w:pPr>
      <w:r w:rsidRPr="005C1750">
        <w:rPr>
          <w:rFonts w:ascii="Times New Roman" w:hAnsi="Times New Roman" w:cs="Times New Roman"/>
          <w:szCs w:val="24"/>
        </w:rPr>
        <w:t>状态反应了图当前的特征信息，</w:t>
      </w:r>
      <w:r w:rsidR="007F76E4" w:rsidRPr="005C1750">
        <w:rPr>
          <w:rFonts w:ascii="Times New Roman" w:hAnsi="Times New Roman" w:cs="Times New Roman"/>
          <w:szCs w:val="24"/>
        </w:rPr>
        <w:t>这些特征信息是以用户的视角来进行定义的</w:t>
      </w:r>
      <w:r w:rsidR="00E4644A" w:rsidRPr="005C1750">
        <w:rPr>
          <w:rFonts w:ascii="Times New Roman" w:hAnsi="Times New Roman" w:cs="Times New Roman"/>
          <w:szCs w:val="24"/>
        </w:rPr>
        <w:t>，只存储用户关心的图的某些特征信息</w:t>
      </w:r>
      <w:r w:rsidR="00A10A05" w:rsidRPr="005C1750">
        <w:rPr>
          <w:rFonts w:ascii="Times New Roman" w:hAnsi="Times New Roman" w:cs="Times New Roman"/>
          <w:szCs w:val="24"/>
        </w:rPr>
        <w:t>。一般而言</w:t>
      </w:r>
      <w:r w:rsidR="005C3F61" w:rsidRPr="005C1750">
        <w:rPr>
          <w:rFonts w:ascii="Times New Roman" w:hAnsi="Times New Roman" w:cs="Times New Roman"/>
          <w:szCs w:val="24"/>
        </w:rPr>
        <w:t>，这些特征信息</w:t>
      </w:r>
      <w:r w:rsidR="00A10A05" w:rsidRPr="005C1750">
        <w:rPr>
          <w:rFonts w:ascii="Times New Roman" w:hAnsi="Times New Roman" w:cs="Times New Roman"/>
          <w:szCs w:val="24"/>
        </w:rPr>
        <w:t>是以顶点为单位进行组织的</w:t>
      </w:r>
      <w:r w:rsidR="00274138" w:rsidRPr="005C1750">
        <w:rPr>
          <w:rFonts w:ascii="Times New Roman" w:hAnsi="Times New Roman" w:cs="Times New Roman"/>
          <w:szCs w:val="24"/>
        </w:rPr>
        <w:t>，即</w:t>
      </w:r>
      <w:r w:rsidR="00A10A05" w:rsidRPr="005C1750">
        <w:rPr>
          <w:rFonts w:ascii="Times New Roman" w:hAnsi="Times New Roman" w:cs="Times New Roman"/>
          <w:szCs w:val="24"/>
        </w:rPr>
        <w:t>图中每个顶点的状态的集合组成了整个图的状态，</w:t>
      </w:r>
      <w:r w:rsidR="00BF5C2A" w:rsidRPr="005C1750">
        <w:rPr>
          <w:rFonts w:ascii="Times New Roman" w:hAnsi="Times New Roman" w:cs="Times New Roman"/>
          <w:szCs w:val="24"/>
        </w:rPr>
        <w:t>本文将这种</w:t>
      </w:r>
      <w:r w:rsidR="00A10A05" w:rsidRPr="005C1750">
        <w:rPr>
          <w:rFonts w:ascii="Times New Roman" w:hAnsi="Times New Roman" w:cs="Times New Roman"/>
          <w:szCs w:val="24"/>
        </w:rPr>
        <w:t>状态称之为</w:t>
      </w:r>
      <w:r w:rsidR="00FB1578" w:rsidRPr="005C1750">
        <w:rPr>
          <w:rFonts w:ascii="Times New Roman" w:hAnsi="Times New Roman" w:cs="Times New Roman"/>
          <w:szCs w:val="24"/>
        </w:rPr>
        <w:t>离散</w:t>
      </w:r>
      <w:r w:rsidR="00A10A05" w:rsidRPr="005C1750">
        <w:rPr>
          <w:rFonts w:ascii="Times New Roman" w:hAnsi="Times New Roman" w:cs="Times New Roman"/>
          <w:szCs w:val="24"/>
        </w:rPr>
        <w:t>状态</w:t>
      </w:r>
      <w:r w:rsidR="00717781" w:rsidRPr="005C1750">
        <w:rPr>
          <w:rFonts w:ascii="Times New Roman" w:hAnsi="Times New Roman" w:cs="Times New Roman"/>
          <w:szCs w:val="24"/>
        </w:rPr>
        <w:t>（</w:t>
      </w:r>
      <w:r w:rsidR="00717781" w:rsidRPr="005C1750">
        <w:rPr>
          <w:rFonts w:ascii="Times New Roman" w:hAnsi="Times New Roman" w:cs="Times New Roman"/>
          <w:szCs w:val="24"/>
        </w:rPr>
        <w:t>Individual State</w:t>
      </w:r>
      <w:r w:rsidR="00717781" w:rsidRPr="005C1750">
        <w:rPr>
          <w:rFonts w:ascii="Times New Roman" w:hAnsi="Times New Roman" w:cs="Times New Roman"/>
          <w:szCs w:val="24"/>
        </w:rPr>
        <w:t>）</w:t>
      </w:r>
      <w:r w:rsidR="00BF5C2A" w:rsidRPr="005C1750">
        <w:rPr>
          <w:rFonts w:ascii="Times New Roman" w:hAnsi="Times New Roman" w:cs="Times New Roman"/>
          <w:szCs w:val="24"/>
        </w:rPr>
        <w:t>；</w:t>
      </w:r>
      <w:r w:rsidR="00717781" w:rsidRPr="005C1750">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5C1750">
        <w:rPr>
          <w:rFonts w:ascii="Times New Roman" w:hAnsi="Times New Roman" w:cs="Times New Roman"/>
        </w:rPr>
        <w:t>聚合</w:t>
      </w:r>
      <w:r w:rsidR="00717781" w:rsidRPr="005C1750">
        <w:rPr>
          <w:rFonts w:ascii="Times New Roman" w:hAnsi="Times New Roman" w:cs="Times New Roman"/>
        </w:rPr>
        <w:t>状态（</w:t>
      </w:r>
      <w:r w:rsidR="00717781" w:rsidRPr="005C1750">
        <w:rPr>
          <w:rFonts w:ascii="Times New Roman" w:hAnsi="Times New Roman" w:cs="Times New Roman"/>
        </w:rPr>
        <w:t>Integral State</w:t>
      </w:r>
      <w:r w:rsidR="00717781" w:rsidRPr="005C1750">
        <w:rPr>
          <w:rFonts w:ascii="Times New Roman" w:hAnsi="Times New Roman" w:cs="Times New Roman"/>
        </w:rPr>
        <w:t>）</w:t>
      </w:r>
      <w:r w:rsidR="00804E53" w:rsidRPr="005C1750">
        <w:rPr>
          <w:rFonts w:ascii="Times New Roman" w:hAnsi="Times New Roman" w:cs="Times New Roman"/>
        </w:rPr>
        <w:t>。</w:t>
      </w:r>
      <w:r w:rsidR="004630A4">
        <w:rPr>
          <w:rFonts w:ascii="Times New Roman" w:hAnsi="Times New Roman" w:cs="Times New Roman" w:hint="eastAsia"/>
        </w:rPr>
        <w:t>状态类图</w:t>
      </w:r>
      <w:r w:rsidR="00D40668" w:rsidRPr="005C1750">
        <w:rPr>
          <w:rFonts w:ascii="Times New Roman" w:hAnsi="Times New Roman" w:cs="Times New Roman"/>
        </w:rPr>
        <w:t>如图</w:t>
      </w:r>
      <w:r w:rsidR="00D40668" w:rsidRPr="005C1750">
        <w:rPr>
          <w:rFonts w:ascii="Times New Roman" w:hAnsi="Times New Roman" w:cs="Times New Roman"/>
        </w:rPr>
        <w:t>5-3</w:t>
      </w:r>
      <w:r w:rsidR="00D40668" w:rsidRPr="005C1750">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lastRenderedPageBreak/>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45E21D86" w:rsidR="00D40668" w:rsidRDefault="00D40668" w:rsidP="00D4066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3</w:t>
      </w:r>
      <w:r w:rsidR="00A85874">
        <w:fldChar w:fldCharType="end"/>
      </w:r>
      <w:r>
        <w:t xml:space="preserve"> </w:t>
      </w:r>
      <w:r>
        <w:rPr>
          <w:rFonts w:hint="eastAsia"/>
        </w:rPr>
        <w:t>State</w:t>
      </w:r>
      <w:r w:rsidR="00BF70CB">
        <w:rPr>
          <w:rFonts w:hint="eastAsia"/>
        </w:rPr>
        <w:t>接口和抽象类设计图</w:t>
      </w:r>
    </w:p>
    <w:p w14:paraId="4E2DDE9C" w14:textId="26D3FE36" w:rsidR="005868E0" w:rsidRPr="005C1750" w:rsidRDefault="005868E0" w:rsidP="00351438">
      <w:pPr>
        <w:ind w:firstLineChars="200" w:firstLine="480"/>
        <w:rPr>
          <w:rFonts w:ascii="Times New Roman" w:hAnsi="Times New Roman" w:cs="Times New Roman"/>
        </w:rPr>
      </w:pPr>
      <w:r w:rsidRPr="005C1750">
        <w:rPr>
          <w:rFonts w:ascii="Times New Roman" w:hAnsi="Times New Roman" w:cs="Times New Roman"/>
        </w:rPr>
        <w:t>State</w:t>
      </w:r>
      <w:r w:rsidRPr="005C1750">
        <w:rPr>
          <w:rFonts w:ascii="Times New Roman" w:hAnsi="Times New Roman" w:cs="Times New Roman"/>
        </w:rPr>
        <w:t>组件在包</w:t>
      </w:r>
      <w:r w:rsidRPr="005C1750">
        <w:rPr>
          <w:rFonts w:ascii="Times New Roman" w:hAnsi="Times New Roman" w:cs="Times New Roman"/>
        </w:rPr>
        <w:t>com.duansky.hazelcast.graphflow.state</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0DB59302" w14:textId="70EE9E02" w:rsidR="00E911B3"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State</w:t>
      </w:r>
      <w:r>
        <w:rPr>
          <w:rFonts w:ascii="Times New Roman" w:hAnsi="Times New Roman" w:cs="Times New Roman" w:hint="eastAsia"/>
        </w:rPr>
        <w:t>：</w:t>
      </w:r>
      <w:r w:rsidR="002636BF" w:rsidRPr="005C1750">
        <w:rPr>
          <w:rFonts w:ascii="Times New Roman" w:hAnsi="Times New Roman" w:cs="Times New Roman"/>
        </w:rPr>
        <w:t>所有状态的父接口。</w:t>
      </w:r>
      <w:r w:rsidR="004B13E8" w:rsidRPr="005C1750">
        <w:rPr>
          <w:rFonts w:ascii="Times New Roman" w:hAnsi="Times New Roman" w:cs="Times New Roman"/>
        </w:rPr>
        <w:t>它只有一个更新函数</w:t>
      </w:r>
      <w:r w:rsidR="004B13E8" w:rsidRPr="005C1750">
        <w:rPr>
          <w:rFonts w:ascii="Times New Roman" w:hAnsi="Times New Roman" w:cs="Times New Roman"/>
        </w:rPr>
        <w:t>update(E)</w:t>
      </w:r>
      <w:r w:rsidR="004B13E8" w:rsidRPr="005C1750">
        <w:rPr>
          <w:rFonts w:ascii="Times New Roman" w:hAnsi="Times New Roman" w:cs="Times New Roman"/>
        </w:rPr>
        <w:t>，即</w:t>
      </w:r>
      <w:r w:rsidR="004B13E8" w:rsidRPr="005C1750">
        <w:rPr>
          <w:rFonts w:ascii="Times New Roman" w:hAnsi="Times New Roman" w:cs="Times New Roman"/>
        </w:rPr>
        <w:t xml:space="preserve"> </w:t>
      </w:r>
      <w:r w:rsidR="004B13E8" w:rsidRPr="005C1750">
        <w:rPr>
          <w:rFonts w:ascii="Times New Roman" w:hAnsi="Times New Roman" w:cs="Times New Roman"/>
        </w:rPr>
        <w:t>接收的事件对图的状态进行更新。</w:t>
      </w:r>
    </w:p>
    <w:p w14:paraId="5B9FD99C" w14:textId="73DBB5B3" w:rsidR="005C7029" w:rsidRPr="005C1750" w:rsidRDefault="003A7D87" w:rsidP="005C7029">
      <w:pPr>
        <w:pStyle w:val="a3"/>
        <w:numPr>
          <w:ilvl w:val="0"/>
          <w:numId w:val="26"/>
        </w:numPr>
        <w:ind w:firstLineChars="0"/>
        <w:rPr>
          <w:rFonts w:ascii="Times New Roman" w:hAnsi="Times New Roman" w:cs="Times New Roman"/>
        </w:rPr>
      </w:pPr>
      <w:r>
        <w:rPr>
          <w:rFonts w:ascii="Times New Roman" w:hAnsi="Times New Roman" w:cs="Times New Roman"/>
        </w:rPr>
        <w:t>IndividualState</w:t>
      </w:r>
      <w:r>
        <w:rPr>
          <w:rFonts w:ascii="Times New Roman" w:hAnsi="Times New Roman" w:cs="Times New Roman" w:hint="eastAsia"/>
        </w:rPr>
        <w:t>：</w:t>
      </w:r>
      <w:r w:rsidR="005C7029" w:rsidRPr="005C1750">
        <w:rPr>
          <w:rFonts w:ascii="Times New Roman" w:hAnsi="Times New Roman" w:cs="Times New Roman"/>
        </w:rPr>
        <w:t>离散状态接口。</w:t>
      </w:r>
      <w:r w:rsidR="004B3DF9" w:rsidRPr="005C1750">
        <w:rPr>
          <w:rFonts w:ascii="Times New Roman" w:hAnsi="Times New Roman" w:cs="Times New Roman"/>
        </w:rPr>
        <w:t>它表明状态是由一个个的</w:t>
      </w:r>
      <w:r w:rsidR="003406DA">
        <w:rPr>
          <w:rFonts w:ascii="Times New Roman" w:hAnsi="Times New Roman" w:cs="Times New Roman" w:hint="eastAsia"/>
        </w:rPr>
        <w:t>离散的顶点状态</w:t>
      </w:r>
      <w:r w:rsidR="004B3DF9" w:rsidRPr="005C1750">
        <w:rPr>
          <w:rFonts w:ascii="Times New Roman" w:hAnsi="Times New Roman" w:cs="Times New Roman"/>
        </w:rPr>
        <w:t>组成，用户可以</w:t>
      </w:r>
      <w:r w:rsidR="00520C53" w:rsidRPr="005C1750">
        <w:rPr>
          <w:rFonts w:ascii="Times New Roman" w:hAnsi="Times New Roman" w:cs="Times New Roman"/>
        </w:rPr>
        <w:t>通过</w:t>
      </w:r>
      <w:r w:rsidR="00520C53" w:rsidRPr="005C1750">
        <w:rPr>
          <w:rFonts w:ascii="Times New Roman" w:hAnsi="Times New Roman" w:cs="Times New Roman"/>
        </w:rPr>
        <w:t>set(KV,SV)</w:t>
      </w:r>
      <w:r w:rsidR="00520C53" w:rsidRPr="005C1750">
        <w:rPr>
          <w:rFonts w:ascii="Times New Roman" w:hAnsi="Times New Roman" w:cs="Times New Roman"/>
        </w:rPr>
        <w:t>设置</w:t>
      </w:r>
      <w:r w:rsidR="00FD0832">
        <w:rPr>
          <w:rFonts w:ascii="Times New Roman" w:hAnsi="Times New Roman" w:cs="Times New Roman" w:hint="eastAsia"/>
        </w:rPr>
        <w:t>某个顶点</w:t>
      </w:r>
      <w:r w:rsidR="004B3DF9" w:rsidRPr="005C1750">
        <w:rPr>
          <w:rFonts w:ascii="Times New Roman" w:hAnsi="Times New Roman" w:cs="Times New Roman"/>
        </w:rPr>
        <w:t>的状态，</w:t>
      </w:r>
      <w:r w:rsidR="00520C53" w:rsidRPr="005C1750">
        <w:rPr>
          <w:rFonts w:ascii="Times New Roman" w:hAnsi="Times New Roman" w:cs="Times New Roman"/>
        </w:rPr>
        <w:t>也可以通过</w:t>
      </w:r>
      <w:r w:rsidR="00520C53" w:rsidRPr="005C1750">
        <w:rPr>
          <w:rFonts w:ascii="Times New Roman" w:hAnsi="Times New Roman" w:cs="Times New Roman"/>
        </w:rPr>
        <w:t>get(KV)</w:t>
      </w:r>
      <w:r w:rsidR="00806D49">
        <w:rPr>
          <w:rFonts w:ascii="Times New Roman" w:hAnsi="Times New Roman" w:cs="Times New Roman"/>
        </w:rPr>
        <w:t>来获取某个</w:t>
      </w:r>
      <w:r w:rsidR="00806D49">
        <w:rPr>
          <w:rFonts w:ascii="Times New Roman" w:hAnsi="Times New Roman" w:cs="Times New Roman" w:hint="eastAsia"/>
        </w:rPr>
        <w:t>顶点</w:t>
      </w:r>
      <w:r w:rsidR="003F0FB7" w:rsidRPr="005C1750">
        <w:rPr>
          <w:rFonts w:ascii="Times New Roman" w:hAnsi="Times New Roman" w:cs="Times New Roman"/>
        </w:rPr>
        <w:t>的状态。</w:t>
      </w:r>
    </w:p>
    <w:p w14:paraId="72591DE0" w14:textId="32F2FFF0" w:rsidR="00FB7461"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IntegralState</w:t>
      </w:r>
      <w:r>
        <w:rPr>
          <w:rFonts w:ascii="Times New Roman" w:hAnsi="Times New Roman" w:cs="Times New Roman" w:hint="eastAsia"/>
        </w:rPr>
        <w:t>：</w:t>
      </w:r>
      <w:r w:rsidR="00755BAF" w:rsidRPr="005C1750">
        <w:rPr>
          <w:rFonts w:ascii="Times New Roman" w:hAnsi="Times New Roman" w:cs="Times New Roman"/>
        </w:rPr>
        <w:t>聚合状态接口。它表明状态通过一个单独的值来表明。</w:t>
      </w:r>
      <w:r w:rsidR="00D61A03" w:rsidRPr="005C1750">
        <w:rPr>
          <w:rFonts w:ascii="Times New Roman" w:hAnsi="Times New Roman" w:cs="Times New Roman"/>
        </w:rPr>
        <w:t>用户可以通过</w:t>
      </w:r>
      <w:r w:rsidR="00D61A03" w:rsidRPr="005C1750">
        <w:rPr>
          <w:rFonts w:ascii="Times New Roman" w:hAnsi="Times New Roman" w:cs="Times New Roman"/>
        </w:rPr>
        <w:t>get()</w:t>
      </w:r>
      <w:r w:rsidR="00D61A03" w:rsidRPr="005C1750">
        <w:rPr>
          <w:rFonts w:ascii="Times New Roman" w:hAnsi="Times New Roman" w:cs="Times New Roman"/>
        </w:rPr>
        <w:t>来获取状态。</w:t>
      </w:r>
    </w:p>
    <w:p w14:paraId="76EA18AA" w14:textId="0E6A84AF" w:rsidR="00A24A80" w:rsidRPr="005C1750" w:rsidRDefault="00B44E0F" w:rsidP="005C7029">
      <w:pPr>
        <w:pStyle w:val="a3"/>
        <w:numPr>
          <w:ilvl w:val="0"/>
          <w:numId w:val="26"/>
        </w:numPr>
        <w:ind w:firstLineChars="0"/>
        <w:rPr>
          <w:rFonts w:ascii="Times New Roman" w:hAnsi="Times New Roman" w:cs="Times New Roman"/>
        </w:rPr>
      </w:pPr>
      <w:r>
        <w:rPr>
          <w:rFonts w:ascii="Times New Roman" w:hAnsi="Times New Roman" w:cs="Times New Roman"/>
        </w:rPr>
        <w:t>AbstractIndividualStat</w:t>
      </w:r>
      <w:r>
        <w:rPr>
          <w:rFonts w:ascii="Times New Roman" w:hAnsi="Times New Roman" w:cs="Times New Roman" w:hint="eastAsia"/>
        </w:rPr>
        <w:t>e</w:t>
      </w:r>
      <w:r>
        <w:rPr>
          <w:rFonts w:ascii="Times New Roman" w:hAnsi="Times New Roman" w:cs="Times New Roman" w:hint="eastAsia"/>
        </w:rPr>
        <w:t>：</w:t>
      </w:r>
      <w:r w:rsidR="00A24A80" w:rsidRPr="005C1750">
        <w:rPr>
          <w:rFonts w:ascii="Times New Roman" w:hAnsi="Times New Roman" w:cs="Times New Roman"/>
        </w:rPr>
        <w:t>离散状态的抽象类。</w:t>
      </w:r>
      <w:r w:rsidR="007D1AAD" w:rsidRPr="005C1750">
        <w:rPr>
          <w:rFonts w:ascii="Times New Roman" w:hAnsi="Times New Roman" w:cs="Times New Roman"/>
        </w:rPr>
        <w:t>它实现了离散状态</w:t>
      </w:r>
      <w:r w:rsidR="00BB033B" w:rsidRPr="005C1750">
        <w:rPr>
          <w:rFonts w:ascii="Times New Roman" w:hAnsi="Times New Roman" w:cs="Times New Roman"/>
        </w:rPr>
        <w:t>get(KV),set(KV,SV),containsKey(KV)</w:t>
      </w:r>
      <w:r w:rsidR="00BB033B" w:rsidRPr="005C1750">
        <w:rPr>
          <w:rFonts w:ascii="Times New Roman" w:hAnsi="Times New Roman" w:cs="Times New Roman"/>
        </w:rPr>
        <w:t>等较为通用的</w:t>
      </w:r>
      <w:r w:rsidR="007D1AAD" w:rsidRPr="005C1750">
        <w:rPr>
          <w:rFonts w:ascii="Times New Roman" w:hAnsi="Times New Roman" w:cs="Times New Roman"/>
        </w:rPr>
        <w:t>函数，</w:t>
      </w:r>
      <w:r w:rsidR="00BB033B" w:rsidRPr="005C1750">
        <w:rPr>
          <w:rFonts w:ascii="Times New Roman" w:hAnsi="Times New Roman" w:cs="Times New Roman"/>
        </w:rPr>
        <w:t>为离散状态的具体实现类提供了模板</w:t>
      </w:r>
      <w:r w:rsidR="00404CA4" w:rsidRPr="005C1750">
        <w:rPr>
          <w:rFonts w:ascii="Times New Roman" w:hAnsi="Times New Roman" w:cs="Times New Roman"/>
        </w:rPr>
        <w:t>。</w:t>
      </w:r>
    </w:p>
    <w:p w14:paraId="1B57DE3C" w14:textId="1254E540" w:rsidR="00E93C31" w:rsidRPr="005C1750" w:rsidRDefault="00E93C31" w:rsidP="000B4152">
      <w:pPr>
        <w:ind w:firstLineChars="200" w:firstLine="480"/>
        <w:rPr>
          <w:rFonts w:ascii="Times New Roman" w:hAnsi="Times New Roman" w:cs="Times New Roman"/>
        </w:rPr>
      </w:pPr>
      <w:r w:rsidRPr="005C1750">
        <w:rPr>
          <w:rFonts w:ascii="Times New Roman" w:hAnsi="Times New Roman" w:cs="Times New Roman"/>
        </w:rPr>
        <w:t>在</w:t>
      </w:r>
      <w:r w:rsidRPr="005C1750">
        <w:rPr>
          <w:rFonts w:ascii="Times New Roman" w:hAnsi="Times New Roman" w:cs="Times New Roman"/>
        </w:rPr>
        <w:t>GraphFlow</w:t>
      </w:r>
      <w:r w:rsidRPr="005C1750">
        <w:rPr>
          <w:rFonts w:ascii="Times New Roman" w:hAnsi="Times New Roman" w:cs="Times New Roman"/>
        </w:rPr>
        <w:t>系统中</w:t>
      </w:r>
      <w:r w:rsidR="00C6515C" w:rsidRPr="005C1750">
        <w:rPr>
          <w:rFonts w:ascii="Times New Roman" w:hAnsi="Times New Roman" w:cs="Times New Roman"/>
        </w:rPr>
        <w:t>，我们实现了很多状态子</w:t>
      </w:r>
      <w:r w:rsidRPr="005C1750">
        <w:rPr>
          <w:rFonts w:ascii="Times New Roman" w:hAnsi="Times New Roman" w:cs="Times New Roman"/>
        </w:rPr>
        <w:t>类，如图</w:t>
      </w:r>
      <w:r w:rsidR="00907619" w:rsidRPr="005C1750">
        <w:rPr>
          <w:rFonts w:ascii="Times New Roman" w:hAnsi="Times New Roman" w:cs="Times New Roman"/>
        </w:rPr>
        <w:t>5-4</w:t>
      </w:r>
      <w:r w:rsidR="00907619" w:rsidRPr="005C1750">
        <w:rPr>
          <w:rFonts w:ascii="Times New Roman" w:hAnsi="Times New Roman" w:cs="Times New Roman"/>
        </w:rPr>
        <w:t>所示：</w:t>
      </w:r>
    </w:p>
    <w:p w14:paraId="29461B80" w14:textId="239F9E39" w:rsidR="00342161" w:rsidRDefault="00AB68E4" w:rsidP="00342161">
      <w:pPr>
        <w:keepNext/>
      </w:pPr>
      <w:r w:rsidRPr="00AB68E4">
        <w:rPr>
          <w:noProof/>
        </w:rPr>
        <w:lastRenderedPageBreak/>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01C4779E" w:rsidR="005C7029" w:rsidRDefault="00342161" w:rsidP="00216C98">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4</w:t>
      </w:r>
      <w:r w:rsidR="00A85874">
        <w:fldChar w:fldCharType="end"/>
      </w:r>
      <w:r>
        <w:t xml:space="preserve"> </w:t>
      </w:r>
      <w:r>
        <w:rPr>
          <w:rFonts w:hint="eastAsia"/>
        </w:rPr>
        <w:t>State</w:t>
      </w:r>
      <w:r>
        <w:rPr>
          <w:rFonts w:hint="eastAsia"/>
        </w:rPr>
        <w:t>详细类图</w:t>
      </w:r>
    </w:p>
    <w:p w14:paraId="488A5FD4" w14:textId="14407E25" w:rsidR="00AB68E4" w:rsidRPr="005C1750" w:rsidRDefault="00AB68E4" w:rsidP="00AB68E4">
      <w:pPr>
        <w:ind w:firstLineChars="200" w:firstLine="480"/>
        <w:rPr>
          <w:rFonts w:ascii="Times New Roman" w:hAnsi="Times New Roman" w:cs="Times New Roman"/>
        </w:rPr>
      </w:pPr>
      <w:r w:rsidRPr="005C1750">
        <w:rPr>
          <w:rFonts w:ascii="Times New Roman" w:hAnsi="Times New Roman" w:cs="Times New Roman"/>
        </w:rPr>
        <w:t>按照用途的不同，可以将这些实现子类分为基础状态类和算法状态类，基础状态类是</w:t>
      </w:r>
      <w:r w:rsidR="005D2FC7" w:rsidRPr="005C1750">
        <w:rPr>
          <w:rFonts w:ascii="Times New Roman" w:hAnsi="Times New Roman" w:cs="Times New Roman"/>
        </w:rPr>
        <w:t>用来记录图的基本信息，</w:t>
      </w:r>
      <w:r w:rsidR="00E963A5" w:rsidRPr="005C1750">
        <w:rPr>
          <w:rFonts w:ascii="Times New Roman" w:hAnsi="Times New Roman" w:cs="Times New Roman"/>
        </w:rPr>
        <w:t>这些基本信息可能反复被其</w:t>
      </w:r>
      <w:r w:rsidR="00261E95">
        <w:rPr>
          <w:rFonts w:ascii="Times New Roman" w:hAnsi="Times New Roman" w:cs="Times New Roman"/>
        </w:rPr>
        <w:t>它</w:t>
      </w:r>
      <w:r w:rsidR="00E963A5" w:rsidRPr="005C1750">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5C1750" w:rsidRDefault="003D6131" w:rsidP="00AB68E4">
      <w:pPr>
        <w:ind w:firstLineChars="200" w:firstLine="480"/>
        <w:rPr>
          <w:rFonts w:ascii="Times New Roman" w:hAnsi="Times New Roman" w:cs="Times New Roman"/>
        </w:rPr>
      </w:pPr>
      <w:r w:rsidRPr="005C1750">
        <w:rPr>
          <w:rFonts w:ascii="Times New Roman" w:hAnsi="Times New Roman" w:cs="Times New Roman"/>
        </w:rPr>
        <w:t>基本状态类有如下几种：</w:t>
      </w:r>
    </w:p>
    <w:p w14:paraId="7423DA79" w14:textId="69345BF4" w:rsidR="003D6131"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OutNeighborState</w:t>
      </w:r>
      <w:r w:rsidR="000B4152">
        <w:rPr>
          <w:rFonts w:ascii="Times New Roman" w:hAnsi="Times New Roman" w:cs="Times New Roman"/>
        </w:rPr>
        <w:t>：</w:t>
      </w:r>
      <w:r w:rsidR="00B97B83" w:rsidRPr="005C1750">
        <w:rPr>
          <w:rFonts w:ascii="Times New Roman" w:hAnsi="Times New Roman" w:cs="Times New Roman"/>
        </w:rPr>
        <w:t>该类用来记录</w:t>
      </w:r>
      <w:r w:rsidR="00AD5A85" w:rsidRPr="005C1750">
        <w:rPr>
          <w:rFonts w:ascii="Times New Roman" w:hAnsi="Times New Roman" w:cs="Times New Roman"/>
        </w:rPr>
        <w:t>某个顶点</w:t>
      </w:r>
      <w:r w:rsidR="001A2B8A" w:rsidRPr="005C1750">
        <w:rPr>
          <w:rFonts w:ascii="Times New Roman" w:hAnsi="Times New Roman" w:cs="Times New Roman"/>
        </w:rPr>
        <w:t>所指向的</w:t>
      </w:r>
      <w:r w:rsidR="00AD5A85" w:rsidRPr="005C1750">
        <w:rPr>
          <w:rFonts w:ascii="Times New Roman" w:hAnsi="Times New Roman" w:cs="Times New Roman"/>
        </w:rPr>
        <w:t>顶</w:t>
      </w:r>
      <w:r w:rsidR="001A2B8A" w:rsidRPr="005C1750">
        <w:rPr>
          <w:rFonts w:ascii="Times New Roman" w:hAnsi="Times New Roman" w:cs="Times New Roman"/>
        </w:rPr>
        <w:t>点的集合，</w:t>
      </w:r>
      <w:r w:rsidR="005140D8"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5C1750">
        <w:rPr>
          <w:rFonts w:ascii="Times New Roman" w:hAnsi="Times New Roman" w:cs="Times New Roman"/>
        </w:rPr>
        <w:t>键值对的形式来存储数据</w:t>
      </w:r>
      <w:r w:rsidR="008A365B" w:rsidRPr="005C1750">
        <w:rPr>
          <w:rFonts w:ascii="Times New Roman" w:hAnsi="Times New Roman" w:cs="Times New Roman"/>
        </w:rPr>
        <w:t>，</w:t>
      </w:r>
      <w:r w:rsidR="001C3B6E" w:rsidRPr="005C1750">
        <w:rPr>
          <w:rFonts w:ascii="Times New Roman" w:hAnsi="Times New Roman" w:cs="Times New Roman"/>
        </w:rPr>
        <w:t>其中</w:t>
      </w:r>
      <m:oMath>
        <m:r>
          <w:rPr>
            <w:rFonts w:ascii="Cambria Math" w:hAnsi="Cambria Math" w:cs="Times New Roman"/>
          </w:rPr>
          <m:t>vertex</m:t>
        </m:r>
      </m:oMath>
      <w:r w:rsidR="001C3B6E" w:rsidRPr="005C1750">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5C1750">
        <w:rPr>
          <w:rFonts w:ascii="Times New Roman" w:hAnsi="Times New Roman" w:cs="Times New Roman"/>
        </w:rPr>
        <w:t>是顶点所指向的</w:t>
      </w:r>
      <w:r w:rsidR="00AD5A85" w:rsidRPr="005C1750">
        <w:rPr>
          <w:rFonts w:ascii="Times New Roman" w:hAnsi="Times New Roman" w:cs="Times New Roman"/>
        </w:rPr>
        <w:t>顶</w:t>
      </w:r>
      <w:r w:rsidR="001C3B6E" w:rsidRPr="005C1750">
        <w:rPr>
          <w:rFonts w:ascii="Times New Roman" w:hAnsi="Times New Roman" w:cs="Times New Roman"/>
        </w:rPr>
        <w:t>点集合。</w:t>
      </w:r>
    </w:p>
    <w:p w14:paraId="5E0CA224" w14:textId="52C48A31"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InOutNeighborState</w:t>
      </w:r>
      <w:r w:rsidR="000B4152">
        <w:rPr>
          <w:rFonts w:ascii="Times New Roman" w:hAnsi="Times New Roman" w:cs="Times New Roman"/>
        </w:rPr>
        <w:t>：</w:t>
      </w:r>
      <w:r w:rsidR="005A5C07" w:rsidRPr="005C1750">
        <w:rPr>
          <w:rFonts w:ascii="Times New Roman" w:hAnsi="Times New Roman" w:cs="Times New Roman"/>
        </w:rPr>
        <w:t>该类用来</w:t>
      </w:r>
      <w:r w:rsidR="00AD5A85" w:rsidRPr="005C1750">
        <w:rPr>
          <w:rFonts w:ascii="Times New Roman" w:hAnsi="Times New Roman" w:cs="Times New Roman"/>
        </w:rPr>
        <w:t>记录某个顶点</w:t>
      </w:r>
      <w:r w:rsidR="005A5C07" w:rsidRPr="005C1750">
        <w:rPr>
          <w:rFonts w:ascii="Times New Roman" w:hAnsi="Times New Roman" w:cs="Times New Roman"/>
        </w:rPr>
        <w:t>所指向的</w:t>
      </w:r>
      <w:r w:rsidR="00AD5A85" w:rsidRPr="005C1750">
        <w:rPr>
          <w:rFonts w:ascii="Times New Roman" w:hAnsi="Times New Roman" w:cs="Times New Roman"/>
        </w:rPr>
        <w:t>顶</w:t>
      </w:r>
      <w:r w:rsidR="005A5C07" w:rsidRPr="005C1750">
        <w:rPr>
          <w:rFonts w:ascii="Times New Roman" w:hAnsi="Times New Roman" w:cs="Times New Roman"/>
        </w:rPr>
        <w:t>点集合以及指向它的</w:t>
      </w:r>
      <w:r w:rsidR="00AD5A85" w:rsidRPr="005C1750">
        <w:rPr>
          <w:rFonts w:ascii="Times New Roman" w:hAnsi="Times New Roman" w:cs="Times New Roman"/>
        </w:rPr>
        <w:t>顶</w:t>
      </w:r>
      <w:r w:rsidR="005A5C07" w:rsidRPr="005C1750">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5C1750">
        <w:rPr>
          <w:rFonts w:ascii="Times New Roman" w:hAnsi="Times New Roman" w:cs="Times New Roman"/>
        </w:rPr>
        <w:t>键值对的形式存储</w:t>
      </w:r>
      <w:r w:rsidR="008A365B" w:rsidRPr="005C1750">
        <w:rPr>
          <w:rFonts w:ascii="Times New Roman" w:hAnsi="Times New Roman" w:cs="Times New Roman"/>
        </w:rPr>
        <w:t>数据</w:t>
      </w:r>
      <w:r w:rsidR="005A5C07" w:rsidRPr="005C1750">
        <w:rPr>
          <w:rFonts w:ascii="Times New Roman" w:hAnsi="Times New Roman" w:cs="Times New Roman"/>
        </w:rPr>
        <w:t>，</w:t>
      </w:r>
      <w:r w:rsidR="008A365B" w:rsidRPr="005C1750">
        <w:rPr>
          <w:rFonts w:ascii="Times New Roman" w:hAnsi="Times New Roman" w:cs="Times New Roman"/>
        </w:rPr>
        <w:t>其中</w:t>
      </w:r>
      <m:oMath>
        <m:r>
          <w:rPr>
            <w:rFonts w:ascii="Cambria Math" w:hAnsi="Cambria Math" w:cs="Times New Roman"/>
          </w:rPr>
          <m:t>vertex</m:t>
        </m:r>
      </m:oMath>
      <w:r w:rsidR="008A365B" w:rsidRPr="005C1750">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5C1750">
        <w:rPr>
          <w:rFonts w:ascii="Times New Roman" w:hAnsi="Times New Roman" w:cs="Times New Roman"/>
        </w:rPr>
        <w:t>是所有指向</w:t>
      </w:r>
      <w:r w:rsidR="00E07BA0" w:rsidRPr="005C1750">
        <w:rPr>
          <w:rFonts w:ascii="Times New Roman" w:hAnsi="Times New Roman" w:cs="Times New Roman"/>
        </w:rPr>
        <w:t>该顶点的</w:t>
      </w:r>
      <w:r w:rsidR="00B74072" w:rsidRPr="005C1750">
        <w:rPr>
          <w:rFonts w:ascii="Times New Roman" w:hAnsi="Times New Roman" w:cs="Times New Roman"/>
        </w:rPr>
        <w:t>顶点</w:t>
      </w:r>
      <w:r w:rsidR="00E07BA0" w:rsidRPr="005C1750">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5C1750">
        <w:rPr>
          <w:rFonts w:ascii="Times New Roman" w:hAnsi="Times New Roman" w:cs="Times New Roman"/>
        </w:rPr>
        <w:t>是该顶点指向其</w:t>
      </w:r>
      <w:r w:rsidR="00261E95">
        <w:rPr>
          <w:rFonts w:ascii="Times New Roman" w:hAnsi="Times New Roman" w:cs="Times New Roman"/>
        </w:rPr>
        <w:t>它</w:t>
      </w:r>
      <w:r w:rsidR="00E07BA0" w:rsidRPr="005C1750">
        <w:rPr>
          <w:rFonts w:ascii="Times New Roman" w:hAnsi="Times New Roman" w:cs="Times New Roman"/>
        </w:rPr>
        <w:t>顶点的</w:t>
      </w:r>
      <w:r w:rsidR="00B74072" w:rsidRPr="005C1750">
        <w:rPr>
          <w:rFonts w:ascii="Times New Roman" w:hAnsi="Times New Roman" w:cs="Times New Roman"/>
        </w:rPr>
        <w:t>顶点</w:t>
      </w:r>
      <w:r w:rsidR="00E07BA0" w:rsidRPr="005C1750">
        <w:rPr>
          <w:rFonts w:ascii="Times New Roman" w:hAnsi="Times New Roman" w:cs="Times New Roman"/>
        </w:rPr>
        <w:t>集合。</w:t>
      </w:r>
      <w:r w:rsidR="002D5D5F" w:rsidRPr="005C1750">
        <w:rPr>
          <w:rFonts w:ascii="Times New Roman" w:hAnsi="Times New Roman" w:cs="Times New Roman"/>
        </w:rPr>
        <w:t>相比较</w:t>
      </w:r>
      <w:r w:rsidR="002D5D5F" w:rsidRPr="005C1750">
        <w:rPr>
          <w:rFonts w:ascii="Times New Roman" w:hAnsi="Times New Roman" w:cs="Times New Roman"/>
        </w:rPr>
        <w:t>OutNeighborState</w:t>
      </w:r>
      <w:r w:rsidR="002D5D5F" w:rsidRPr="005C1750">
        <w:rPr>
          <w:rFonts w:ascii="Times New Roman" w:hAnsi="Times New Roman" w:cs="Times New Roman"/>
        </w:rPr>
        <w:t>类</w:t>
      </w:r>
      <w:r w:rsidR="00A71CA9" w:rsidRPr="005C1750">
        <w:rPr>
          <w:rFonts w:ascii="Times New Roman" w:hAnsi="Times New Roman" w:cs="Times New Roman"/>
        </w:rPr>
        <w:t>，它</w:t>
      </w:r>
      <w:r w:rsidR="002D5D5F" w:rsidRPr="005C1750">
        <w:rPr>
          <w:rFonts w:ascii="Times New Roman" w:hAnsi="Times New Roman" w:cs="Times New Roman"/>
        </w:rPr>
        <w:t>不仅记录了</w:t>
      </w:r>
      <w:r w:rsidR="00A71CA9" w:rsidRPr="005C1750">
        <w:rPr>
          <w:rFonts w:ascii="Times New Roman" w:hAnsi="Times New Roman" w:cs="Times New Roman"/>
        </w:rPr>
        <w:t>顶点所指向的邻接点信息，还记录所有指向该顶点的邻接点信息。</w:t>
      </w:r>
    </w:p>
    <w:p w14:paraId="365846DE" w14:textId="70386886" w:rsidR="00D24055" w:rsidRPr="005C1750" w:rsidRDefault="00D24055" w:rsidP="00D24055">
      <w:pPr>
        <w:pStyle w:val="a3"/>
        <w:numPr>
          <w:ilvl w:val="0"/>
          <w:numId w:val="27"/>
        </w:numPr>
        <w:ind w:firstLineChars="0"/>
        <w:rPr>
          <w:rFonts w:ascii="Times New Roman" w:hAnsi="Times New Roman" w:cs="Times New Roman"/>
        </w:rPr>
      </w:pPr>
      <w:r w:rsidRPr="005C1750">
        <w:rPr>
          <w:rFonts w:ascii="Times New Roman" w:hAnsi="Times New Roman" w:cs="Times New Roman"/>
        </w:rPr>
        <w:t>OutNeighborWithEdgeValueState</w:t>
      </w:r>
      <w:r w:rsidR="000B4152">
        <w:rPr>
          <w:rFonts w:ascii="Times New Roman" w:hAnsi="Times New Roman" w:cs="Times New Roman"/>
        </w:rPr>
        <w:t>：</w:t>
      </w:r>
      <w:r w:rsidR="002F6E1F" w:rsidRPr="005C1750">
        <w:rPr>
          <w:rFonts w:ascii="Times New Roman" w:hAnsi="Times New Roman" w:cs="Times New Roman"/>
        </w:rPr>
        <w:t>该类用来记录</w:t>
      </w:r>
      <w:r w:rsidR="00AD5A85" w:rsidRPr="005C1750">
        <w:rPr>
          <w:rFonts w:ascii="Times New Roman" w:hAnsi="Times New Roman" w:cs="Times New Roman"/>
        </w:rPr>
        <w:t>某个顶点</w:t>
      </w:r>
      <w:r w:rsidR="00F93A41" w:rsidRPr="005C1750">
        <w:rPr>
          <w:rFonts w:ascii="Times New Roman" w:hAnsi="Times New Roman" w:cs="Times New Roman"/>
        </w:rPr>
        <w:t>所指向的顶点以及这两个顶点所组成的边的值的集合</w:t>
      </w:r>
      <w:r w:rsidR="00911F70" w:rsidRPr="005C1750">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5C1750">
        <w:rPr>
          <w:rFonts w:ascii="Times New Roman" w:hAnsi="Times New Roman" w:cs="Times New Roman"/>
        </w:rPr>
        <w:t>键值对的形式来存储，其中</w:t>
      </w:r>
      <m:oMath>
        <m:r>
          <w:rPr>
            <w:rFonts w:ascii="Cambria Math" w:hAnsi="Cambria Math" w:cs="Times New Roman"/>
          </w:rPr>
          <m:t>vertex</m:t>
        </m:r>
      </m:oMath>
      <w:r w:rsidR="005F29A1" w:rsidRPr="005C1750">
        <w:rPr>
          <w:rFonts w:ascii="Times New Roman" w:hAnsi="Times New Roman" w:cs="Times New Roman"/>
        </w:rPr>
        <w:t>是顶点的标号，</w:t>
      </w:r>
      <m:oMath>
        <m:r>
          <w:rPr>
            <w:rFonts w:ascii="Cambria Math" w:hAnsi="Cambria Math" w:cs="Times New Roman"/>
          </w:rPr>
          <m:t>vv</m:t>
        </m:r>
      </m:oMath>
      <w:r w:rsidR="00056AE3" w:rsidRPr="005C1750">
        <w:rPr>
          <w:rFonts w:ascii="Times New Roman" w:hAnsi="Times New Roman" w:cs="Times New Roman"/>
        </w:rPr>
        <w:t>是</w:t>
      </w:r>
      <m:oMath>
        <m:r>
          <w:rPr>
            <w:rFonts w:ascii="Cambria Math" w:hAnsi="Cambria Math" w:cs="Times New Roman"/>
          </w:rPr>
          <m:t>vertex</m:t>
        </m:r>
      </m:oMath>
      <w:r w:rsidR="00056AE3" w:rsidRPr="005C1750">
        <w:rPr>
          <w:rFonts w:ascii="Times New Roman" w:hAnsi="Times New Roman" w:cs="Times New Roman"/>
        </w:rPr>
        <w:t>所指向的顶点，</w:t>
      </w:r>
      <m:oMath>
        <m:r>
          <w:rPr>
            <w:rFonts w:ascii="Cambria Math" w:hAnsi="Cambria Math" w:cs="Times New Roman"/>
          </w:rPr>
          <m:t>ev</m:t>
        </m:r>
      </m:oMath>
      <w:r w:rsidR="00056AE3" w:rsidRPr="005C1750">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5C1750">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5C1750">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5C1750">
        <w:rPr>
          <w:rFonts w:ascii="Times New Roman" w:hAnsi="Times New Roman" w:cs="Times New Roman"/>
        </w:rPr>
        <w:t>对的集合。</w:t>
      </w:r>
      <w:r w:rsidR="003E68D2" w:rsidRPr="005C1750">
        <w:rPr>
          <w:rFonts w:ascii="Times New Roman" w:hAnsi="Times New Roman" w:cs="Times New Roman"/>
        </w:rPr>
        <w:t>相比较</w:t>
      </w:r>
      <w:r w:rsidR="003E68D2" w:rsidRPr="005C1750">
        <w:rPr>
          <w:rFonts w:ascii="Times New Roman" w:hAnsi="Times New Roman" w:cs="Times New Roman"/>
        </w:rPr>
        <w:t>OutNeighborState</w:t>
      </w:r>
      <w:r w:rsidR="00F86E1A">
        <w:rPr>
          <w:rFonts w:ascii="Times New Roman" w:hAnsi="Times New Roman" w:cs="Times New Roman"/>
        </w:rPr>
        <w:t>类，</w:t>
      </w:r>
      <w:r w:rsidR="00F86E1A">
        <w:rPr>
          <w:rFonts w:ascii="Times New Roman" w:hAnsi="Times New Roman" w:cs="Times New Roman" w:hint="eastAsia"/>
        </w:rPr>
        <w:t>它</w:t>
      </w:r>
      <w:r w:rsidR="00F86E1A">
        <w:rPr>
          <w:rFonts w:ascii="Times New Roman" w:hAnsi="Times New Roman" w:cs="Times New Roman"/>
        </w:rPr>
        <w:t>不仅记录了顶点所指向的邻接点标号，还记录了</w:t>
      </w:r>
      <w:r w:rsidR="00F86E1A">
        <w:rPr>
          <w:rFonts w:ascii="Times New Roman" w:hAnsi="Times New Roman" w:cs="Times New Roman" w:hint="eastAsia"/>
        </w:rPr>
        <w:t>它</w:t>
      </w:r>
      <w:r w:rsidR="003E68D2" w:rsidRPr="005C1750">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5C1750">
        <w:rPr>
          <w:rFonts w:ascii="Times New Roman" w:hAnsi="Times New Roman" w:cs="Times New Roman"/>
        </w:rPr>
        <w:lastRenderedPageBreak/>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5C1750">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297" w:name="_Toc478509291"/>
      <w:bookmarkStart w:id="298" w:name="_Toc478569376"/>
      <w:r>
        <w:rPr>
          <w:rFonts w:hint="eastAsia"/>
        </w:rPr>
        <w:t>事件（</w:t>
      </w:r>
      <w:r w:rsidR="003A092A" w:rsidRPr="00506AD7">
        <w:rPr>
          <w:rFonts w:ascii="Times New Roman" w:hAnsi="Times New Roman" w:cs="Times New Roman" w:hint="eastAsia"/>
          <w:szCs w:val="28"/>
        </w:rPr>
        <w:t>Event</w:t>
      </w:r>
      <w:r>
        <w:rPr>
          <w:rFonts w:hint="eastAsia"/>
        </w:rPr>
        <w:t>）</w:t>
      </w:r>
      <w:bookmarkEnd w:id="297"/>
      <w:bookmarkEnd w:id="298"/>
    </w:p>
    <w:p w14:paraId="5073DE65" w14:textId="77777777" w:rsidR="005624CA" w:rsidRPr="005C1750" w:rsidRDefault="009279ED" w:rsidP="0086025D">
      <w:pPr>
        <w:ind w:firstLineChars="200" w:firstLine="480"/>
        <w:rPr>
          <w:rFonts w:ascii="Times New Roman" w:hAnsi="Times New Roman" w:cs="Times New Roman"/>
        </w:rPr>
      </w:pPr>
      <w:r w:rsidRPr="005C1750">
        <w:rPr>
          <w:rFonts w:ascii="Times New Roman" w:hAnsi="Times New Roman" w:cs="Times New Roman"/>
        </w:rPr>
        <w:t>基于状态更新的流式图计算模型将连续流动的图数据流抽象成一个个的事件</w:t>
      </w:r>
      <w:r w:rsidR="00390B7A" w:rsidRPr="005C1750">
        <w:rPr>
          <w:rFonts w:ascii="Times New Roman" w:hAnsi="Times New Roman" w:cs="Times New Roman"/>
        </w:rPr>
        <w:t>（</w:t>
      </w:r>
      <w:r w:rsidR="00390B7A" w:rsidRPr="005C1750">
        <w:rPr>
          <w:rFonts w:ascii="Times New Roman" w:hAnsi="Times New Roman" w:cs="Times New Roman"/>
        </w:rPr>
        <w:t>Event</w:t>
      </w:r>
      <w:r w:rsidR="00390B7A" w:rsidRPr="005C1750">
        <w:rPr>
          <w:rFonts w:ascii="Times New Roman" w:hAnsi="Times New Roman" w:cs="Times New Roman"/>
        </w:rPr>
        <w:t>）</w:t>
      </w:r>
      <w:r w:rsidRPr="005C1750">
        <w:rPr>
          <w:rFonts w:ascii="Times New Roman" w:hAnsi="Times New Roman" w:cs="Times New Roman"/>
        </w:rPr>
        <w:t>，再由这些事件来触发</w:t>
      </w:r>
      <w:r w:rsidR="00345FCC" w:rsidRPr="005C1750">
        <w:rPr>
          <w:rFonts w:ascii="Times New Roman" w:hAnsi="Times New Roman" w:cs="Times New Roman"/>
        </w:rPr>
        <w:t>图状态的转换。</w:t>
      </w:r>
      <w:r w:rsidR="00A46435" w:rsidRPr="005C1750">
        <w:rPr>
          <w:rFonts w:ascii="Times New Roman" w:hAnsi="Times New Roman" w:cs="Times New Roman"/>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5C1750">
        <w:rPr>
          <w:rFonts w:ascii="Times New Roman" w:hAnsi="Times New Roman" w:cs="Times New Roman"/>
        </w:rPr>
        <w:t>事件由事件类型</w:t>
      </w:r>
      <w:r w:rsidR="00967FB2" w:rsidRPr="005C1750">
        <w:rPr>
          <w:rFonts w:ascii="Times New Roman" w:hAnsi="Times New Roman" w:cs="Times New Roman"/>
        </w:rPr>
        <w:t>（</w:t>
      </w:r>
      <w:r w:rsidR="00967FB2" w:rsidRPr="005C1750">
        <w:rPr>
          <w:rFonts w:ascii="Times New Roman" w:hAnsi="Times New Roman" w:cs="Times New Roman"/>
        </w:rPr>
        <w:t>Event Type</w:t>
      </w:r>
      <w:r w:rsidR="00967FB2" w:rsidRPr="005C1750">
        <w:rPr>
          <w:rFonts w:ascii="Times New Roman" w:hAnsi="Times New Roman" w:cs="Times New Roman"/>
        </w:rPr>
        <w:t>）</w:t>
      </w:r>
      <w:r w:rsidRPr="005C1750">
        <w:rPr>
          <w:rFonts w:ascii="Times New Roman" w:hAnsi="Times New Roman" w:cs="Times New Roman"/>
        </w:rPr>
        <w:t>和事件值</w:t>
      </w:r>
      <w:r w:rsidR="00967FB2" w:rsidRPr="005C1750">
        <w:rPr>
          <w:rFonts w:ascii="Times New Roman" w:hAnsi="Times New Roman" w:cs="Times New Roman"/>
        </w:rPr>
        <w:t>（</w:t>
      </w:r>
      <w:r w:rsidR="00967FB2" w:rsidRPr="005C1750">
        <w:rPr>
          <w:rFonts w:ascii="Times New Roman" w:hAnsi="Times New Roman" w:cs="Times New Roman"/>
        </w:rPr>
        <w:t>Event Value</w:t>
      </w:r>
      <w:r w:rsidR="00967FB2" w:rsidRPr="005C1750">
        <w:rPr>
          <w:rFonts w:ascii="Times New Roman" w:hAnsi="Times New Roman" w:cs="Times New Roman"/>
        </w:rPr>
        <w:t>）</w:t>
      </w:r>
      <w:r w:rsidRPr="005C1750">
        <w:rPr>
          <w:rFonts w:ascii="Times New Roman" w:hAnsi="Times New Roman" w:cs="Times New Roman"/>
        </w:rPr>
        <w:t>组成，</w:t>
      </w:r>
      <w:r w:rsidR="00257471" w:rsidRPr="005C1750">
        <w:rPr>
          <w:rFonts w:ascii="Times New Roman" w:hAnsi="Times New Roman" w:cs="Times New Roman"/>
        </w:rPr>
        <w:t>事件类型反映了图数据的操作类型，即新流入系统的数据，相比较原来的图数据是</w:t>
      </w:r>
      <w:r w:rsidR="00257471" w:rsidRPr="005C1750">
        <w:rPr>
          <w:rFonts w:ascii="Times New Roman" w:hAnsi="Times New Roman" w:cs="Times New Roman"/>
        </w:rPr>
        <w:t>“</w:t>
      </w:r>
      <w:r w:rsidR="00257471" w:rsidRPr="005C1750">
        <w:rPr>
          <w:rFonts w:ascii="Times New Roman" w:hAnsi="Times New Roman" w:cs="Times New Roman"/>
        </w:rPr>
        <w:t>增加（</w:t>
      </w:r>
      <w:r w:rsidR="00257471" w:rsidRPr="005C1750">
        <w:rPr>
          <w:rFonts w:ascii="Times New Roman" w:hAnsi="Times New Roman" w:cs="Times New Roman"/>
        </w:rPr>
        <w:t>ADD</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更新（</w:t>
      </w:r>
      <w:r w:rsidR="00257471" w:rsidRPr="005C1750">
        <w:rPr>
          <w:rFonts w:ascii="Times New Roman" w:hAnsi="Times New Roman" w:cs="Times New Roman"/>
        </w:rPr>
        <w:t>UPDATE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还是</w:t>
      </w:r>
      <w:r w:rsidR="00257471" w:rsidRPr="005C1750">
        <w:rPr>
          <w:rFonts w:ascii="Times New Roman" w:hAnsi="Times New Roman" w:cs="Times New Roman"/>
        </w:rPr>
        <w:t>“</w:t>
      </w:r>
      <w:r w:rsidR="00257471" w:rsidRPr="005C1750">
        <w:rPr>
          <w:rFonts w:ascii="Times New Roman" w:hAnsi="Times New Roman" w:cs="Times New Roman"/>
        </w:rPr>
        <w:t>删除（</w:t>
      </w:r>
      <w:r w:rsidR="00257471" w:rsidRPr="005C1750">
        <w:rPr>
          <w:rFonts w:ascii="Times New Roman" w:hAnsi="Times New Roman" w:cs="Times New Roman"/>
        </w:rPr>
        <w:t>DELETE</w:t>
      </w:r>
      <w:r w:rsidR="00257471" w:rsidRPr="005C1750">
        <w:rPr>
          <w:rFonts w:ascii="Times New Roman" w:hAnsi="Times New Roman" w:cs="Times New Roman"/>
        </w:rPr>
        <w:t>）</w:t>
      </w:r>
      <w:r w:rsidR="00257471" w:rsidRPr="005C1750">
        <w:rPr>
          <w:rFonts w:ascii="Times New Roman" w:hAnsi="Times New Roman" w:cs="Times New Roman"/>
        </w:rPr>
        <w:t>”</w:t>
      </w:r>
      <w:r w:rsidR="00257471" w:rsidRPr="005C1750">
        <w:rPr>
          <w:rFonts w:ascii="Times New Roman" w:hAnsi="Times New Roman" w:cs="Times New Roman"/>
        </w:rPr>
        <w:t>；事件值反映了这条图数据是边相关的图数据（包括边的源顶点，目标顶点和边的权重）还是顶点相关的图数据（包括顶点的标号和顶点的值）。</w:t>
      </w:r>
      <w:r w:rsidR="005624CA" w:rsidRPr="005C1750">
        <w:rPr>
          <w:rFonts w:ascii="Times New Roman" w:hAnsi="Times New Roman" w:cs="Times New Roman"/>
        </w:rPr>
        <w:t>连续不断的事件流入系统，就形成了事件流</w:t>
      </w:r>
      <w:r w:rsidR="00A96A7E" w:rsidRPr="005C1750">
        <w:rPr>
          <w:rFonts w:ascii="Times New Roman" w:hAnsi="Times New Roman" w:cs="Times New Roman"/>
        </w:rPr>
        <w:t>（</w:t>
      </w:r>
      <w:r w:rsidR="00A96A7E" w:rsidRPr="005C1750">
        <w:rPr>
          <w:rFonts w:ascii="Times New Roman" w:hAnsi="Times New Roman" w:cs="Times New Roman"/>
        </w:rPr>
        <w:t>Event Stream</w:t>
      </w:r>
      <w:r w:rsidR="00A96A7E" w:rsidRPr="005C1750">
        <w:rPr>
          <w:rFonts w:ascii="Times New Roman" w:hAnsi="Times New Roman" w:cs="Times New Roman"/>
        </w:rPr>
        <w:t>）</w:t>
      </w:r>
      <w:r w:rsidR="005624CA" w:rsidRPr="005C1750">
        <w:rPr>
          <w:rFonts w:ascii="Times New Roman" w:hAnsi="Times New Roman" w:cs="Times New Roman"/>
        </w:rPr>
        <w:t>。</w:t>
      </w:r>
      <w:r w:rsidR="007B1F7B" w:rsidRPr="005C1750">
        <w:rPr>
          <w:rFonts w:ascii="Times New Roman" w:hAnsi="Times New Roman" w:cs="Times New Roman"/>
        </w:rPr>
        <w:t>事件相关的接口和类设计见图</w:t>
      </w:r>
      <w:r w:rsidR="007B1F7B" w:rsidRPr="005C1750">
        <w:rPr>
          <w:rFonts w:ascii="Times New Roman" w:hAnsi="Times New Roman" w:cs="Times New Roman"/>
        </w:rPr>
        <w:t>5-5</w:t>
      </w:r>
      <w:r w:rsidR="00452682" w:rsidRPr="005C1750">
        <w:rPr>
          <w:rFonts w:ascii="Times New Roman" w:hAnsi="Times New Roman" w:cs="Times New Roman"/>
        </w:rPr>
        <w:t>。</w:t>
      </w:r>
    </w:p>
    <w:p w14:paraId="56B6D155" w14:textId="77777777" w:rsidR="00BF70CB" w:rsidRDefault="009279ED" w:rsidP="00BF70CB">
      <w:pPr>
        <w:keepNext/>
      </w:pPr>
      <w:r w:rsidRPr="009279ED">
        <w:rPr>
          <w:noProof/>
        </w:rPr>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C0CD115" w:rsidR="00FF228D" w:rsidRDefault="00BF70CB" w:rsidP="00BF70CB">
      <w:pPr>
        <w:pStyle w:val="ad"/>
        <w:jc w:val="center"/>
      </w:pPr>
      <w:r>
        <w:t>图</w:t>
      </w:r>
      <w:r>
        <w:t xml:space="preserve"> </w:t>
      </w:r>
      <w:r w:rsidR="00C46ED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5</w:t>
      </w:r>
      <w:r w:rsidR="00A85874">
        <w:fldChar w:fldCharType="end"/>
      </w:r>
      <w:r>
        <w:t xml:space="preserve"> </w:t>
      </w:r>
      <w:r>
        <w:rPr>
          <w:rFonts w:hint="eastAsia"/>
        </w:rPr>
        <w:t>Event</w:t>
      </w:r>
      <w:r>
        <w:rPr>
          <w:rFonts w:hint="eastAsia"/>
        </w:rPr>
        <w:t>接口和类设计图</w:t>
      </w:r>
    </w:p>
    <w:p w14:paraId="4ABC0D91" w14:textId="766B92CD" w:rsidR="00C34896" w:rsidRPr="005C1750" w:rsidRDefault="006C640C" w:rsidP="006C640C">
      <w:pPr>
        <w:ind w:firstLineChars="200" w:firstLine="480"/>
        <w:rPr>
          <w:rFonts w:ascii="Times New Roman" w:hAnsi="Times New Roman" w:cs="Times New Roman"/>
          <w:lang w:val="x-none"/>
        </w:rPr>
      </w:pPr>
      <w:r w:rsidRPr="005C1750">
        <w:rPr>
          <w:rFonts w:ascii="Times New Roman" w:hAnsi="Times New Roman" w:cs="Times New Roman"/>
        </w:rPr>
        <w:lastRenderedPageBreak/>
        <w:t>Event</w:t>
      </w:r>
      <w:r w:rsidRPr="005C1750">
        <w:rPr>
          <w:rFonts w:ascii="Times New Roman" w:hAnsi="Times New Roman" w:cs="Times New Roman"/>
        </w:rPr>
        <w:t>组件在包</w:t>
      </w:r>
      <w:r w:rsidRPr="005C1750">
        <w:rPr>
          <w:rFonts w:ascii="Times New Roman" w:hAnsi="Times New Roman" w:cs="Times New Roman"/>
        </w:rPr>
        <w:t>com.duansky.hazelcast.graphflow.event</w:t>
      </w:r>
      <w:r w:rsidRPr="005C1750">
        <w:rPr>
          <w:rFonts w:ascii="Times New Roman" w:hAnsi="Times New Roman" w:cs="Times New Roman"/>
        </w:rPr>
        <w:t>中，</w:t>
      </w:r>
      <w:r w:rsidRPr="005C1750">
        <w:rPr>
          <w:rFonts w:ascii="Times New Roman" w:hAnsi="Times New Roman" w:cs="Times New Roman"/>
          <w:lang w:val="x-none"/>
        </w:rPr>
        <w:t>它们各自的主要功能如下：</w:t>
      </w:r>
    </w:p>
    <w:p w14:paraId="17EBBE2F" w14:textId="6E73513F" w:rsidR="00F61872" w:rsidRPr="005C1750" w:rsidRDefault="00C46ED6"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rPr>
        <w:t>Event</w:t>
      </w:r>
      <w:r w:rsidR="00E7616B" w:rsidRPr="005C1750">
        <w:rPr>
          <w:rFonts w:ascii="Times New Roman" w:hAnsi="Times New Roman" w:cs="Times New Roman"/>
          <w:lang w:val="x-none"/>
        </w:rPr>
        <w:t>：</w:t>
      </w:r>
      <w:r w:rsidR="00C873F2" w:rsidRPr="005C1750">
        <w:rPr>
          <w:rFonts w:ascii="Times New Roman" w:hAnsi="Times New Roman" w:cs="Times New Roman"/>
          <w:lang w:val="x-none"/>
        </w:rPr>
        <w:t>所有事件类</w:t>
      </w:r>
      <w:r w:rsidR="00F87236" w:rsidRPr="005C1750">
        <w:rPr>
          <w:rFonts w:ascii="Times New Roman" w:hAnsi="Times New Roman" w:cs="Times New Roman"/>
          <w:lang w:val="x-none"/>
        </w:rPr>
        <w:t>的父接口。</w:t>
      </w:r>
      <w:r w:rsidR="00D73229" w:rsidRPr="005C1750">
        <w:rPr>
          <w:rFonts w:ascii="Times New Roman" w:hAnsi="Times New Roman" w:cs="Times New Roman"/>
          <w:lang w:val="x-none"/>
        </w:rPr>
        <w:t>它定义了一个事件应该具有的两个基本方法：获取事件的类型</w:t>
      </w:r>
      <w:r w:rsidR="00D73229" w:rsidRPr="005C1750">
        <w:rPr>
          <w:rFonts w:ascii="Times New Roman" w:hAnsi="Times New Roman" w:cs="Times New Roman"/>
          <w:lang w:val="x-none"/>
        </w:rPr>
        <w:t>getType()</w:t>
      </w:r>
      <w:r w:rsidR="00D73229" w:rsidRPr="005C1750">
        <w:rPr>
          <w:rFonts w:ascii="Times New Roman" w:hAnsi="Times New Roman" w:cs="Times New Roman"/>
          <w:lang w:val="x-none"/>
        </w:rPr>
        <w:t>和获取事件的值</w:t>
      </w:r>
      <w:r w:rsidR="00D73229" w:rsidRPr="005C1750">
        <w:rPr>
          <w:rFonts w:ascii="Times New Roman" w:hAnsi="Times New Roman" w:cs="Times New Roman"/>
          <w:lang w:val="x-none"/>
        </w:rPr>
        <w:t>getValue()</w:t>
      </w:r>
      <w:r w:rsidR="00D73229" w:rsidRPr="005C1750">
        <w:rPr>
          <w:rFonts w:ascii="Times New Roman" w:hAnsi="Times New Roman" w:cs="Times New Roman"/>
          <w:lang w:val="x-none"/>
        </w:rPr>
        <w:t>，用户可以实现该接口来定制特定类型的事件。</w:t>
      </w:r>
    </w:p>
    <w:p w14:paraId="77FAB274" w14:textId="220CC2BC" w:rsidR="00D73229" w:rsidRPr="005C1750" w:rsidRDefault="00D73229"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EventType</w:t>
      </w:r>
      <w:r w:rsidR="00E737B6" w:rsidRPr="005C1750">
        <w:rPr>
          <w:rFonts w:ascii="Times New Roman" w:hAnsi="Times New Roman" w:cs="Times New Roman"/>
          <w:lang w:val="x-none"/>
        </w:rPr>
        <w:t>：</w:t>
      </w:r>
      <w:r w:rsidRPr="005C1750">
        <w:rPr>
          <w:rFonts w:ascii="Times New Roman" w:hAnsi="Times New Roman" w:cs="Times New Roman"/>
          <w:lang w:val="x-none"/>
        </w:rPr>
        <w:t>定义了基本事件的类型，在本系统中，基本事件类型有</w:t>
      </w:r>
      <w:r w:rsidRPr="005C1750">
        <w:rPr>
          <w:rFonts w:ascii="Times New Roman" w:hAnsi="Times New Roman" w:cs="Times New Roman"/>
          <w:lang w:val="x-none"/>
        </w:rPr>
        <w:t>ADD,</w:t>
      </w:r>
      <w:r w:rsidR="00261E95">
        <w:rPr>
          <w:rFonts w:ascii="Times New Roman" w:hAnsi="Times New Roman" w:cs="Times New Roman"/>
          <w:lang w:val="x-none"/>
        </w:rPr>
        <w:t xml:space="preserve"> </w:t>
      </w:r>
      <w:r w:rsidRPr="005C1750">
        <w:rPr>
          <w:rFonts w:ascii="Times New Roman" w:hAnsi="Times New Roman" w:cs="Times New Roman"/>
          <w:lang w:val="x-none"/>
        </w:rPr>
        <w:t>UPDATE</w:t>
      </w:r>
      <w:r w:rsidR="00261E95">
        <w:rPr>
          <w:rFonts w:ascii="Times New Roman" w:hAnsi="Times New Roman" w:cs="Times New Roman"/>
          <w:lang w:val="x-none"/>
        </w:rPr>
        <w:t xml:space="preserve"> </w:t>
      </w:r>
      <w:r w:rsidRPr="005C1750">
        <w:rPr>
          <w:rFonts w:ascii="Times New Roman" w:hAnsi="Times New Roman" w:cs="Times New Roman"/>
          <w:lang w:val="x-none"/>
        </w:rPr>
        <w:t>和</w:t>
      </w:r>
      <w:r w:rsidRPr="005C1750">
        <w:rPr>
          <w:rFonts w:ascii="Times New Roman" w:hAnsi="Times New Roman" w:cs="Times New Roman"/>
          <w:lang w:val="x-none"/>
        </w:rPr>
        <w:t>DELETE</w:t>
      </w:r>
      <w:r w:rsidR="00E7616B" w:rsidRPr="005C1750">
        <w:rPr>
          <w:rFonts w:ascii="Times New Roman" w:hAnsi="Times New Roman" w:cs="Times New Roman"/>
          <w:lang w:val="x-none"/>
        </w:rPr>
        <w:t>。</w:t>
      </w:r>
    </w:p>
    <w:p w14:paraId="0822926B" w14:textId="3A14E32F" w:rsidR="00D73229" w:rsidRPr="005C1750" w:rsidRDefault="00261E95" w:rsidP="00C873F2">
      <w:pPr>
        <w:pStyle w:val="a3"/>
        <w:numPr>
          <w:ilvl w:val="0"/>
          <w:numId w:val="28"/>
        </w:numPr>
        <w:ind w:firstLineChars="0"/>
        <w:rPr>
          <w:rFonts w:ascii="Times New Roman" w:hAnsi="Times New Roman" w:cs="Times New Roman"/>
        </w:rPr>
      </w:pPr>
      <w:r>
        <w:rPr>
          <w:rFonts w:ascii="Times New Roman" w:hAnsi="Times New Roman" w:cs="Times New Roman"/>
          <w:lang w:val="x-none"/>
        </w:rPr>
        <w:t>EdgeEven</w:t>
      </w:r>
      <w:r>
        <w:rPr>
          <w:rFonts w:ascii="Times New Roman" w:hAnsi="Times New Roman" w:cs="Times New Roman" w:hint="eastAsia"/>
          <w:lang w:val="x-none"/>
        </w:rPr>
        <w:t>t</w:t>
      </w:r>
      <w:r>
        <w:rPr>
          <w:rFonts w:ascii="Times New Roman" w:hAnsi="Times New Roman" w:cs="Times New Roman" w:hint="eastAsia"/>
          <w:lang w:val="x-none"/>
        </w:rPr>
        <w:t>：</w:t>
      </w:r>
      <w:r w:rsidR="00E7616B" w:rsidRPr="005C1750">
        <w:rPr>
          <w:rFonts w:ascii="Times New Roman" w:hAnsi="Times New Roman" w:cs="Times New Roman"/>
          <w:lang w:val="x-none"/>
        </w:rPr>
        <w:t>定义了边相关的事件，即事件中的值是一条边相关的信息，包括边的源顶点，目标顶点和边的权重。</w:t>
      </w:r>
    </w:p>
    <w:p w14:paraId="7C44E9C1" w14:textId="765047EC"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VertexEvent</w:t>
      </w:r>
      <w:r w:rsidRPr="005C1750">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5C1750" w:rsidRDefault="00E7616B" w:rsidP="00C873F2">
      <w:pPr>
        <w:pStyle w:val="a3"/>
        <w:numPr>
          <w:ilvl w:val="0"/>
          <w:numId w:val="28"/>
        </w:numPr>
        <w:ind w:firstLineChars="0"/>
        <w:rPr>
          <w:rFonts w:ascii="Times New Roman" w:hAnsi="Times New Roman" w:cs="Times New Roman"/>
        </w:rPr>
      </w:pPr>
      <w:r w:rsidRPr="005C1750">
        <w:rPr>
          <w:rFonts w:ascii="Times New Roman" w:hAnsi="Times New Roman" w:cs="Times New Roman"/>
          <w:lang w:val="x-none"/>
        </w:rPr>
        <w:t>EventStream</w:t>
      </w:r>
      <w:r w:rsidRPr="005C1750">
        <w:rPr>
          <w:rFonts w:ascii="Times New Roman" w:hAnsi="Times New Roman" w:cs="Times New Roman"/>
          <w:lang w:val="x-none"/>
        </w:rPr>
        <w:t>：将连续不断的进入系统中的事件抽象成一个事件流。</w:t>
      </w:r>
      <w:r w:rsidR="005A2863" w:rsidRPr="005C1750">
        <w:rPr>
          <w:rFonts w:ascii="Times New Roman" w:hAnsi="Times New Roman" w:cs="Times New Roman"/>
          <w:lang w:val="x-none"/>
        </w:rPr>
        <w:t>它提供两个基本方法：（</w:t>
      </w:r>
      <w:r w:rsidR="005A2863" w:rsidRPr="005C1750">
        <w:rPr>
          <w:rFonts w:ascii="Times New Roman" w:hAnsi="Times New Roman" w:cs="Times New Roman"/>
          <w:lang w:val="x-none"/>
        </w:rPr>
        <w:t>1</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hasNext()</w:t>
      </w:r>
      <w:r w:rsidR="005A2863" w:rsidRPr="005C1750">
        <w:rPr>
          <w:rFonts w:ascii="Times New Roman" w:hAnsi="Times New Roman" w:cs="Times New Roman"/>
          <w:lang w:val="x-none"/>
        </w:rPr>
        <w:t>用来判断是否到达流的末尾；（</w:t>
      </w:r>
      <w:r w:rsidR="005A2863" w:rsidRPr="005C1750">
        <w:rPr>
          <w:rFonts w:ascii="Times New Roman" w:hAnsi="Times New Roman" w:cs="Times New Roman"/>
          <w:lang w:val="x-none"/>
        </w:rPr>
        <w:t>2</w:t>
      </w:r>
      <w:r w:rsidR="005A2863" w:rsidRPr="005C1750">
        <w:rPr>
          <w:rFonts w:ascii="Times New Roman" w:hAnsi="Times New Roman" w:cs="Times New Roman"/>
          <w:lang w:val="x-none"/>
        </w:rPr>
        <w:t>）</w:t>
      </w:r>
      <w:r w:rsidR="005A2863" w:rsidRPr="005C1750">
        <w:rPr>
          <w:rFonts w:ascii="Times New Roman" w:hAnsi="Times New Roman" w:cs="Times New Roman"/>
          <w:lang w:val="x-none"/>
        </w:rPr>
        <w:t>next()</w:t>
      </w:r>
      <w:r w:rsidR="005A2863" w:rsidRPr="005C1750">
        <w:rPr>
          <w:rFonts w:ascii="Times New Roman" w:hAnsi="Times New Roman" w:cs="Times New Roman"/>
          <w:lang w:val="x-none"/>
        </w:rPr>
        <w:t>从事件流中取出一条事件。</w:t>
      </w:r>
      <w:r w:rsidR="0081059C" w:rsidRPr="005C1750">
        <w:rPr>
          <w:rFonts w:ascii="Times New Roman" w:hAnsi="Times New Roman" w:cs="Times New Roman"/>
          <w:lang w:val="x-none"/>
        </w:rPr>
        <w:t>EventStream</w:t>
      </w:r>
      <w:r w:rsidR="0081059C" w:rsidRPr="005C1750">
        <w:rPr>
          <w:rFonts w:ascii="Times New Roman" w:hAnsi="Times New Roman" w:cs="Times New Roman"/>
          <w:lang w:val="x-none"/>
        </w:rPr>
        <w:t>本质上是对数据源进行抽象，使得用户</w:t>
      </w:r>
      <w:r w:rsidR="00A90A7E" w:rsidRPr="005C1750">
        <w:rPr>
          <w:rFonts w:ascii="Times New Roman" w:hAnsi="Times New Roman" w:cs="Times New Roman"/>
          <w:lang w:val="x-none"/>
        </w:rPr>
        <w:t>实现该接口</w:t>
      </w:r>
      <w:r w:rsidR="0081059C" w:rsidRPr="005C1750">
        <w:rPr>
          <w:rFonts w:ascii="Times New Roman" w:hAnsi="Times New Roman" w:cs="Times New Roman"/>
          <w:lang w:val="x-none"/>
        </w:rPr>
        <w:t>后就可以和特</w:t>
      </w:r>
      <w:r w:rsidR="00635839" w:rsidRPr="005C1750">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299" w:name="_Toc478509292"/>
      <w:bookmarkStart w:id="300" w:name="_Toc478569377"/>
      <w:r>
        <w:rPr>
          <w:rFonts w:hint="eastAsia"/>
        </w:rPr>
        <w:t>转换（</w:t>
      </w:r>
      <w:r w:rsidRPr="00506AD7">
        <w:rPr>
          <w:rFonts w:ascii="Times New Roman" w:hAnsi="Times New Roman" w:cs="Times New Roman" w:hint="eastAsia"/>
          <w:szCs w:val="28"/>
        </w:rPr>
        <w:t>Transform</w:t>
      </w:r>
      <w:r>
        <w:rPr>
          <w:rFonts w:hint="eastAsia"/>
        </w:rPr>
        <w:t>）</w:t>
      </w:r>
      <w:bookmarkEnd w:id="299"/>
      <w:bookmarkEnd w:id="300"/>
    </w:p>
    <w:p w14:paraId="2030B508" w14:textId="7736BAE8" w:rsidR="00FE6692" w:rsidRPr="005C1750" w:rsidRDefault="00FE6692" w:rsidP="00FE6692">
      <w:pPr>
        <w:ind w:firstLineChars="200" w:firstLine="480"/>
        <w:rPr>
          <w:rFonts w:ascii="Times New Roman" w:hAnsi="Times New Roman" w:cs="Times New Roman"/>
          <w:szCs w:val="24"/>
        </w:rPr>
      </w:pPr>
      <w:r w:rsidRPr="005C1750">
        <w:rPr>
          <w:rFonts w:ascii="Times New Roman" w:hAnsi="Times New Roman" w:cs="Times New Roman"/>
          <w:szCs w:val="24"/>
        </w:rPr>
        <w:t>转换是由事件触发的图的更新过程，是流式图计算模型中的计算逻辑，详细定义了图如何根据到达的事件，从一个状态转变成另外一个状态。因为转换是跟具体的状态相关的</w:t>
      </w:r>
      <w:r w:rsidR="00F50C76" w:rsidRPr="005C1750">
        <w:rPr>
          <w:rFonts w:ascii="Times New Roman" w:hAnsi="Times New Roman" w:cs="Times New Roman"/>
          <w:szCs w:val="24"/>
        </w:rPr>
        <w:t>，</w:t>
      </w:r>
      <w:r w:rsidRPr="005C1750">
        <w:rPr>
          <w:rFonts w:ascii="Times New Roman" w:hAnsi="Times New Roman" w:cs="Times New Roman"/>
          <w:szCs w:val="24"/>
        </w:rPr>
        <w:t>转换离不开状态而单独存在</w:t>
      </w:r>
      <w:r w:rsidR="00154898" w:rsidRPr="005C1750">
        <w:rPr>
          <w:rFonts w:ascii="Times New Roman" w:hAnsi="Times New Roman" w:cs="Times New Roman"/>
          <w:szCs w:val="24"/>
        </w:rPr>
        <w:t>，</w:t>
      </w:r>
      <w:r w:rsidR="00837896" w:rsidRPr="005C1750">
        <w:rPr>
          <w:rFonts w:ascii="Times New Roman" w:hAnsi="Times New Roman" w:cs="Times New Roman"/>
          <w:szCs w:val="24"/>
        </w:rPr>
        <w:t>它是状态固有的一个方法，</w:t>
      </w:r>
      <w:r w:rsidR="00154898" w:rsidRPr="005C1750">
        <w:rPr>
          <w:rFonts w:ascii="Times New Roman" w:hAnsi="Times New Roman" w:cs="Times New Roman"/>
          <w:szCs w:val="24"/>
        </w:rPr>
        <w:t>所以在实现的时候，我们</w:t>
      </w:r>
      <w:r w:rsidRPr="005C1750">
        <w:rPr>
          <w:rFonts w:ascii="Times New Roman" w:hAnsi="Times New Roman" w:cs="Times New Roman"/>
          <w:szCs w:val="24"/>
        </w:rPr>
        <w:t>将转换作为状态的一个函数，</w:t>
      </w:r>
      <w:r w:rsidR="003B2937" w:rsidRPr="005C1750">
        <w:rPr>
          <w:rFonts w:ascii="Times New Roman" w:hAnsi="Times New Roman" w:cs="Times New Roman"/>
          <w:szCs w:val="24"/>
        </w:rPr>
        <w:t>即状态的</w:t>
      </w:r>
      <w:r w:rsidR="003B2937" w:rsidRPr="005C1750">
        <w:rPr>
          <w:rFonts w:ascii="Times New Roman" w:hAnsi="Times New Roman" w:cs="Times New Roman"/>
          <w:szCs w:val="24"/>
        </w:rPr>
        <w:t>update()</w:t>
      </w:r>
      <w:r w:rsidR="003B2937" w:rsidRPr="005C1750">
        <w:rPr>
          <w:rFonts w:ascii="Times New Roman" w:hAnsi="Times New Roman" w:cs="Times New Roman"/>
          <w:szCs w:val="24"/>
        </w:rPr>
        <w:t>函数。</w:t>
      </w:r>
      <w:r w:rsidR="002B70DC" w:rsidRPr="005C1750">
        <w:rPr>
          <w:rFonts w:ascii="Times New Roman" w:hAnsi="Times New Roman" w:cs="Times New Roman"/>
          <w:szCs w:val="24"/>
        </w:rPr>
        <w:t>在后续的版本中，我们将会考虑将转换剥离开来</w:t>
      </w:r>
      <w:r w:rsidR="00EC5078" w:rsidRPr="005C1750">
        <w:rPr>
          <w:rFonts w:ascii="Times New Roman" w:hAnsi="Times New Roman" w:cs="Times New Roman"/>
          <w:szCs w:val="24"/>
        </w:rPr>
        <w:t>，但这只是实现</w:t>
      </w:r>
      <w:r w:rsidR="002B70DC" w:rsidRPr="005C1750">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301" w:name="_Toc478509293"/>
      <w:bookmarkStart w:id="302" w:name="_Toc478569378"/>
      <w:r>
        <w:rPr>
          <w:rFonts w:hint="eastAsia"/>
        </w:rPr>
        <w:t>算法实现</w:t>
      </w:r>
      <w:bookmarkEnd w:id="301"/>
      <w:bookmarkEnd w:id="302"/>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lastRenderedPageBreak/>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2A210A71" w:rsidR="00945E22" w:rsidRDefault="00945E22" w:rsidP="00945E22">
      <w:pPr>
        <w:pStyle w:val="ad"/>
        <w:jc w:val="center"/>
      </w:pPr>
      <w:r>
        <w:t>图</w:t>
      </w:r>
      <w:r>
        <w:t xml:space="preserve"> </w:t>
      </w:r>
      <w:r w:rsidR="00E737B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6</w:t>
      </w:r>
      <w:r w:rsidR="00A85874">
        <w:fldChar w:fldCharType="end"/>
      </w:r>
      <w:r>
        <w:t xml:space="preserve"> </w:t>
      </w:r>
      <w:r>
        <w:rPr>
          <w:rFonts w:hint="eastAsia"/>
        </w:rPr>
        <w:t>算法类图</w:t>
      </w:r>
    </w:p>
    <w:p w14:paraId="719FD595" w14:textId="098F96CB" w:rsidR="00D85471" w:rsidRPr="005C1750" w:rsidRDefault="000A4EC5" w:rsidP="00D85471">
      <w:pPr>
        <w:ind w:firstLineChars="200" w:firstLine="480"/>
        <w:rPr>
          <w:rFonts w:ascii="Times New Roman" w:hAnsi="Times New Roman" w:cs="Times New Roman"/>
          <w:lang w:val="x-none"/>
        </w:rPr>
      </w:pPr>
      <w:r w:rsidRPr="005C1750">
        <w:rPr>
          <w:rFonts w:ascii="Times New Roman" w:hAnsi="Times New Roman" w:cs="Times New Roman"/>
        </w:rPr>
        <w:t>图</w:t>
      </w:r>
      <w:r w:rsidRPr="005C1750">
        <w:rPr>
          <w:rFonts w:ascii="Times New Roman" w:hAnsi="Times New Roman" w:cs="Times New Roman"/>
        </w:rPr>
        <w:t>5-6</w:t>
      </w:r>
      <w:r w:rsidRPr="005C1750">
        <w:rPr>
          <w:rFonts w:ascii="Times New Roman" w:hAnsi="Times New Roman" w:cs="Times New Roman"/>
        </w:rPr>
        <w:t>是</w:t>
      </w:r>
      <w:r w:rsidRPr="005C1750">
        <w:rPr>
          <w:rFonts w:ascii="Times New Roman" w:hAnsi="Times New Roman" w:cs="Times New Roman"/>
        </w:rPr>
        <w:t>GraphFlow</w:t>
      </w:r>
      <w:r w:rsidRPr="005C1750">
        <w:rPr>
          <w:rFonts w:ascii="Times New Roman" w:hAnsi="Times New Roman" w:cs="Times New Roman"/>
        </w:rPr>
        <w:t>系统提供的算法相关的接口和类。</w:t>
      </w:r>
      <w:r w:rsidR="00D85471" w:rsidRPr="005C1750">
        <w:rPr>
          <w:rFonts w:ascii="Times New Roman" w:hAnsi="Times New Roman" w:cs="Times New Roman"/>
        </w:rPr>
        <w:t>算法在包</w:t>
      </w:r>
      <w:r w:rsidR="00D85471" w:rsidRPr="005C1750">
        <w:rPr>
          <w:rFonts w:ascii="Times New Roman" w:hAnsi="Times New Roman" w:cs="Times New Roman"/>
        </w:rPr>
        <w:t>com.duansky.hazelcast.graphflow.lib</w:t>
      </w:r>
      <w:r w:rsidR="00D85471" w:rsidRPr="005C1750">
        <w:rPr>
          <w:rFonts w:ascii="Times New Roman" w:hAnsi="Times New Roman" w:cs="Times New Roman"/>
        </w:rPr>
        <w:t>中，</w:t>
      </w:r>
      <w:r w:rsidR="00D85471" w:rsidRPr="005C1750">
        <w:rPr>
          <w:rFonts w:ascii="Times New Roman" w:hAnsi="Times New Roman" w:cs="Times New Roman"/>
          <w:lang w:val="x-none"/>
        </w:rPr>
        <w:t>它们各自的主要功能如下：</w:t>
      </w:r>
    </w:p>
    <w:p w14:paraId="1BD1B842" w14:textId="05EB13C0"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Algorithm</w:t>
      </w:r>
      <w:r w:rsidR="000B4152">
        <w:rPr>
          <w:rFonts w:ascii="Times New Roman" w:hAnsi="Times New Roman" w:cs="Times New Roman"/>
          <w:lang w:val="x-none"/>
        </w:rPr>
        <w:t>：</w:t>
      </w:r>
      <w:r w:rsidRPr="005C1750">
        <w:rPr>
          <w:rFonts w:ascii="Times New Roman" w:hAnsi="Times New Roman" w:cs="Times New Roman"/>
          <w:lang w:val="x-none"/>
        </w:rPr>
        <w:t>所有算法必须实现的接口。</w:t>
      </w:r>
      <w:r w:rsidRPr="005C1750">
        <w:rPr>
          <w:rFonts w:ascii="Times New Roman" w:hAnsi="Times New Roman" w:cs="Times New Roman"/>
          <w:lang w:val="x-none"/>
        </w:rPr>
        <w:t>Algorithm</w:t>
      </w:r>
      <w:r w:rsidRPr="005C1750">
        <w:rPr>
          <w:rFonts w:ascii="Times New Roman" w:hAnsi="Times New Roman" w:cs="Times New Roman"/>
          <w:lang w:val="x-none"/>
        </w:rPr>
        <w:t>接口只有一个</w:t>
      </w:r>
      <w:r w:rsidRPr="005C1750">
        <w:rPr>
          <w:rFonts w:ascii="Times New Roman" w:hAnsi="Times New Roman" w:cs="Times New Roman"/>
          <w:lang w:val="x-none"/>
        </w:rPr>
        <w:t>run()</w:t>
      </w:r>
      <w:r w:rsidRPr="005C1750">
        <w:rPr>
          <w:rFonts w:ascii="Times New Roman" w:hAnsi="Times New Roman" w:cs="Times New Roman"/>
          <w:lang w:val="x-none"/>
        </w:rPr>
        <w:t>方法，该方法是算法的核心处理逻辑。</w:t>
      </w:r>
    </w:p>
    <w:p w14:paraId="57966AA8" w14:textId="1D4D8644" w:rsidR="00D85471" w:rsidRPr="005C1750" w:rsidRDefault="00D85471" w:rsidP="004A0D7E">
      <w:pPr>
        <w:pStyle w:val="a3"/>
        <w:numPr>
          <w:ilvl w:val="0"/>
          <w:numId w:val="29"/>
        </w:numPr>
        <w:ind w:firstLineChars="0"/>
        <w:rPr>
          <w:rFonts w:ascii="Times New Roman" w:hAnsi="Times New Roman" w:cs="Times New Roman"/>
          <w:lang w:val="x-none"/>
        </w:rPr>
      </w:pPr>
      <w:r w:rsidRPr="005C1750">
        <w:rPr>
          <w:rFonts w:ascii="Times New Roman" w:hAnsi="Times New Roman" w:cs="Times New Roman"/>
          <w:lang w:val="x-none"/>
        </w:rPr>
        <w:t>AbstractAlgorithm</w:t>
      </w:r>
      <w:r w:rsidRPr="005C1750">
        <w:rPr>
          <w:rFonts w:ascii="Times New Roman" w:hAnsi="Times New Roman" w:cs="Times New Roman"/>
          <w:lang w:val="x-none"/>
        </w:rPr>
        <w:t>：算法的抽象类，该抽象类有两个重要属性：事件流和状态。</w:t>
      </w:r>
      <w:r w:rsidR="00B71513" w:rsidRPr="005C1750">
        <w:rPr>
          <w:rFonts w:ascii="Times New Roman" w:hAnsi="Times New Roman" w:cs="Times New Roman"/>
          <w:lang w:val="x-none"/>
        </w:rPr>
        <w:t>事件流是该算法需要处理的事件流，其定义在</w:t>
      </w:r>
      <w:r w:rsidR="00B71513" w:rsidRPr="005C1750">
        <w:rPr>
          <w:rFonts w:ascii="Times New Roman" w:hAnsi="Times New Roman" w:cs="Times New Roman"/>
          <w:lang w:val="x-none"/>
        </w:rPr>
        <w:t>5.2.2</w:t>
      </w:r>
      <w:r w:rsidR="00B71513" w:rsidRPr="005C1750">
        <w:rPr>
          <w:rFonts w:ascii="Times New Roman" w:hAnsi="Times New Roman" w:cs="Times New Roman"/>
          <w:lang w:val="x-none"/>
        </w:rPr>
        <w:t>节中已经详细阐述；状态是算法在增量</w:t>
      </w:r>
      <w:r w:rsidR="0099685D" w:rsidRPr="005C1750">
        <w:rPr>
          <w:rFonts w:ascii="Times New Roman" w:hAnsi="Times New Roman" w:cs="Times New Roman"/>
          <w:lang w:val="x-none"/>
        </w:rPr>
        <w:t>计算过程中需要存储的中间</w:t>
      </w:r>
      <w:r w:rsidR="00B71513" w:rsidRPr="005C1750">
        <w:rPr>
          <w:rFonts w:ascii="Times New Roman" w:hAnsi="Times New Roman" w:cs="Times New Roman"/>
          <w:lang w:val="x-none"/>
        </w:rPr>
        <w:t>状态</w:t>
      </w:r>
      <w:r w:rsidR="00891196" w:rsidRPr="005C1750">
        <w:rPr>
          <w:rFonts w:ascii="Times New Roman" w:hAnsi="Times New Roman" w:cs="Times New Roman"/>
          <w:lang w:val="x-none"/>
        </w:rPr>
        <w:t>，一般情况下，每个算法都至少有一个状态与之对应</w:t>
      </w:r>
      <w:r w:rsidR="0049302C" w:rsidRPr="005C1750">
        <w:rPr>
          <w:rFonts w:ascii="Times New Roman" w:hAnsi="Times New Roman" w:cs="Times New Roman"/>
          <w:lang w:val="x-none"/>
        </w:rPr>
        <w:t>。</w:t>
      </w:r>
    </w:p>
    <w:p w14:paraId="32F8D999" w14:textId="2CCDC762" w:rsidR="0018116D" w:rsidRPr="005C1750" w:rsidRDefault="004A0D7E" w:rsidP="0018116D">
      <w:pPr>
        <w:ind w:firstLineChars="200" w:firstLine="480"/>
        <w:rPr>
          <w:rFonts w:ascii="Times New Roman" w:hAnsi="Times New Roman" w:cs="Times New Roman"/>
        </w:rPr>
      </w:pPr>
      <w:r w:rsidRPr="005C1750">
        <w:rPr>
          <w:rFonts w:ascii="Times New Roman" w:hAnsi="Times New Roman" w:cs="Times New Roman"/>
          <w:lang w:val="x-none"/>
        </w:rPr>
        <w:t>在定义完接口和抽象类后，下面定义了四个具体的算法实现类，这四个类分别对应四个流式图算法</w:t>
      </w:r>
      <w:r w:rsidR="00721523">
        <w:rPr>
          <w:rFonts w:ascii="Times New Roman" w:hAnsi="Times New Roman" w:cs="Times New Roman"/>
          <w:lang w:val="x-none"/>
        </w:rPr>
        <w:t>。</w:t>
      </w:r>
      <w:r w:rsidR="00721523">
        <w:rPr>
          <w:rFonts w:ascii="Times New Roman" w:hAnsi="Times New Roman" w:cs="Times New Roman" w:hint="eastAsia"/>
          <w:lang w:val="x-none"/>
        </w:rPr>
        <w:t>它</w:t>
      </w:r>
      <w:r w:rsidR="00592225" w:rsidRPr="005C1750">
        <w:rPr>
          <w:rFonts w:ascii="Times New Roman" w:hAnsi="Times New Roman" w:cs="Times New Roman"/>
          <w:lang w:val="x-none"/>
        </w:rPr>
        <w:t>们都继承自</w:t>
      </w:r>
      <w:r w:rsidR="00592225" w:rsidRPr="005C1750">
        <w:rPr>
          <w:rFonts w:ascii="Times New Roman" w:hAnsi="Times New Roman" w:cs="Times New Roman"/>
          <w:lang w:val="x-none"/>
        </w:rPr>
        <w:t>AbstractAlgorithm</w:t>
      </w:r>
      <w:r w:rsidR="00592225" w:rsidRPr="005C1750">
        <w:rPr>
          <w:rFonts w:ascii="Times New Roman" w:hAnsi="Times New Roman" w:cs="Times New Roman"/>
          <w:lang w:val="x-none"/>
        </w:rPr>
        <w:t>，并且实现了核心的</w:t>
      </w:r>
      <w:r w:rsidR="00592225" w:rsidRPr="005C1750">
        <w:rPr>
          <w:rFonts w:ascii="Times New Roman" w:hAnsi="Times New Roman" w:cs="Times New Roman"/>
          <w:lang w:val="x-none"/>
        </w:rPr>
        <w:t>run()</w:t>
      </w:r>
      <w:r w:rsidR="00592225" w:rsidRPr="005C1750">
        <w:rPr>
          <w:rFonts w:ascii="Times New Roman" w:hAnsi="Times New Roman" w:cs="Times New Roman"/>
          <w:lang w:val="x-none"/>
        </w:rPr>
        <w:t>方法。</w:t>
      </w:r>
      <w:r w:rsidR="0018116D" w:rsidRPr="005C1750">
        <w:rPr>
          <w:rFonts w:ascii="Times New Roman" w:hAnsi="Times New Roman" w:cs="Times New Roman"/>
        </w:rPr>
        <w:t>由于篇幅限制，本文选取</w:t>
      </w:r>
      <w:r w:rsidR="0018116D" w:rsidRPr="005C1750">
        <w:rPr>
          <w:rFonts w:ascii="Times New Roman" w:hAnsi="Times New Roman" w:cs="Times New Roman"/>
        </w:rPr>
        <w:t>TC</w:t>
      </w:r>
      <w:r w:rsidR="0018116D" w:rsidRPr="005C1750">
        <w:rPr>
          <w:rFonts w:ascii="Times New Roman" w:hAnsi="Times New Roman" w:cs="Times New Roman"/>
        </w:rPr>
        <w:t>和</w:t>
      </w:r>
      <w:r w:rsidR="0018116D" w:rsidRPr="005C1750">
        <w:rPr>
          <w:rFonts w:ascii="Times New Roman" w:hAnsi="Times New Roman" w:cs="Times New Roman"/>
        </w:rPr>
        <w:t>SSSP</w:t>
      </w:r>
      <w:r w:rsidR="0018116D" w:rsidRPr="005C1750">
        <w:rPr>
          <w:rFonts w:ascii="Times New Roman" w:hAnsi="Times New Roman" w:cs="Times New Roman"/>
        </w:rPr>
        <w:t>这</w:t>
      </w:r>
      <w:r w:rsidR="00261E95">
        <w:rPr>
          <w:rFonts w:ascii="Times New Roman" w:hAnsi="Times New Roman" w:cs="Times New Roman"/>
        </w:rPr>
        <w:t>两个算法来讲解算法的实现过程，以帮助用户能够利用该系统来实现</w:t>
      </w:r>
      <w:r w:rsidR="0018116D" w:rsidRPr="005C1750">
        <w:rPr>
          <w:rFonts w:ascii="Times New Roman" w:hAnsi="Times New Roman" w:cs="Times New Roman"/>
        </w:rPr>
        <w:t>特定的算法。</w:t>
      </w:r>
    </w:p>
    <w:p w14:paraId="7634EB52" w14:textId="02E3C21A" w:rsidR="0066165A" w:rsidRPr="00506AD7" w:rsidRDefault="00945E22" w:rsidP="007C31F8">
      <w:pPr>
        <w:pStyle w:val="3"/>
        <w:numPr>
          <w:ilvl w:val="2"/>
          <w:numId w:val="38"/>
        </w:numPr>
        <w:rPr>
          <w:rFonts w:ascii="Times New Roman" w:hAnsi="Times New Roman" w:cs="Times New Roman"/>
          <w:szCs w:val="28"/>
        </w:rPr>
      </w:pPr>
      <w:bookmarkStart w:id="303" w:name="_Toc478509294"/>
      <w:bookmarkStart w:id="304" w:name="_Toc478569379"/>
      <w:r w:rsidRPr="00506AD7">
        <w:rPr>
          <w:rFonts w:ascii="Times New Roman" w:hAnsi="Times New Roman" w:cs="Times New Roman" w:hint="eastAsia"/>
          <w:szCs w:val="28"/>
        </w:rPr>
        <w:lastRenderedPageBreak/>
        <w:t>Triangle</w:t>
      </w:r>
      <w:r w:rsidRPr="00506AD7">
        <w:rPr>
          <w:rFonts w:ascii="Times New Roman" w:hAnsi="Times New Roman" w:cs="Times New Roman"/>
          <w:szCs w:val="28"/>
        </w:rPr>
        <w:t xml:space="preserve"> Count</w:t>
      </w:r>
      <w:bookmarkEnd w:id="303"/>
      <w:bookmarkEnd w:id="304"/>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79A67477" w:rsidR="00BD6D3C" w:rsidRDefault="00F74CDC" w:rsidP="00F74CDC">
      <w:pPr>
        <w:pStyle w:val="ad"/>
        <w:jc w:val="center"/>
      </w:pPr>
      <w:r>
        <w:t>图</w:t>
      </w:r>
      <w:r>
        <w:t xml:space="preserve"> </w:t>
      </w:r>
      <w:r w:rsidR="00A079B4">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7</w:t>
      </w:r>
      <w:r w:rsidR="00A8587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Pr="005C1750" w:rsidRDefault="00EE3DA7" w:rsidP="00EE3DA7">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5-7</w:t>
      </w:r>
      <w:r w:rsidRPr="005C1750">
        <w:rPr>
          <w:rFonts w:ascii="Times New Roman" w:hAnsi="Times New Roman" w:cs="Times New Roman"/>
        </w:rPr>
        <w:t>详细展示了</w:t>
      </w:r>
      <w:r w:rsidRPr="005C1750">
        <w:rPr>
          <w:rFonts w:ascii="Times New Roman" w:hAnsi="Times New Roman" w:cs="Times New Roman"/>
        </w:rPr>
        <w:t>TC</w:t>
      </w:r>
      <w:r w:rsidRPr="005C1750">
        <w:rPr>
          <w:rFonts w:ascii="Times New Roman" w:hAnsi="Times New Roman" w:cs="Times New Roman"/>
        </w:rPr>
        <w:t>算法实现相关的类。</w:t>
      </w:r>
      <w:r w:rsidRPr="005C1750">
        <w:rPr>
          <w:rFonts w:ascii="Times New Roman" w:hAnsi="Times New Roman" w:cs="Times New Roman"/>
        </w:rPr>
        <w:t>TC</w:t>
      </w:r>
      <w:r w:rsidRPr="005C1750">
        <w:rPr>
          <w:rFonts w:ascii="Times New Roman" w:hAnsi="Times New Roman" w:cs="Times New Roman"/>
        </w:rPr>
        <w:t>算法继承自</w:t>
      </w:r>
      <w:r w:rsidRPr="005C1750">
        <w:rPr>
          <w:rFonts w:ascii="Times New Roman" w:hAnsi="Times New Roman" w:cs="Times New Roman"/>
        </w:rPr>
        <w:t>AbstractAlgorithm</w:t>
      </w:r>
      <w:r w:rsidRPr="005C1750">
        <w:rPr>
          <w:rFonts w:ascii="Times New Roman" w:hAnsi="Times New Roman" w:cs="Times New Roman"/>
        </w:rPr>
        <w:t>抽象类，</w:t>
      </w:r>
      <w:r w:rsidR="00553DBF" w:rsidRPr="005C1750">
        <w:rPr>
          <w:rFonts w:ascii="Times New Roman" w:hAnsi="Times New Roman" w:cs="Times New Roman"/>
        </w:rPr>
        <w:t>并且实现了</w:t>
      </w:r>
      <w:r w:rsidR="00553DBF" w:rsidRPr="005C1750">
        <w:rPr>
          <w:rFonts w:ascii="Times New Roman" w:hAnsi="Times New Roman" w:cs="Times New Roman"/>
        </w:rPr>
        <w:t>run()</w:t>
      </w:r>
      <w:r w:rsidR="00553DBF" w:rsidRPr="005C1750">
        <w:rPr>
          <w:rFonts w:ascii="Times New Roman" w:hAnsi="Times New Roman" w:cs="Times New Roman"/>
        </w:rPr>
        <w:t>方法</w:t>
      </w:r>
      <w:r w:rsidR="002D523D" w:rsidRPr="005C1750">
        <w:rPr>
          <w:rFonts w:ascii="Times New Roman" w:hAnsi="Times New Roman" w:cs="Times New Roman"/>
        </w:rPr>
        <w:t>；同时</w:t>
      </w:r>
      <w:r w:rsidR="002D523D" w:rsidRPr="005C1750">
        <w:rPr>
          <w:rFonts w:ascii="Times New Roman" w:hAnsi="Times New Roman" w:cs="Times New Roman"/>
        </w:rPr>
        <w:t>TC</w:t>
      </w:r>
      <w:r w:rsidR="002D523D" w:rsidRPr="005C1750">
        <w:rPr>
          <w:rFonts w:ascii="Times New Roman" w:hAnsi="Times New Roman" w:cs="Times New Roman"/>
        </w:rPr>
        <w:t>算法有一个核心的数据结构</w:t>
      </w:r>
      <w:r w:rsidR="002D523D" w:rsidRPr="005C1750">
        <w:rPr>
          <w:rFonts w:ascii="Times New Roman" w:hAnsi="Times New Roman" w:cs="Times New Roman"/>
        </w:rPr>
        <w:t>TriangleCountState</w:t>
      </w:r>
      <w:r w:rsidR="002D523D" w:rsidRPr="005C1750">
        <w:rPr>
          <w:rFonts w:ascii="Times New Roman" w:hAnsi="Times New Roman" w:cs="Times New Roman"/>
        </w:rPr>
        <w:t>，</w:t>
      </w:r>
      <w:r w:rsidR="00B46754" w:rsidRPr="005C1750">
        <w:rPr>
          <w:rFonts w:ascii="Times New Roman" w:hAnsi="Times New Roman" w:cs="Times New Roman"/>
        </w:rPr>
        <w:t>它用来存储</w:t>
      </w:r>
      <w:r w:rsidR="00B46754" w:rsidRPr="005C1750">
        <w:rPr>
          <w:rFonts w:ascii="Times New Roman" w:hAnsi="Times New Roman" w:cs="Times New Roman"/>
        </w:rPr>
        <w:t>TC</w:t>
      </w:r>
      <w:r w:rsidR="00B46754" w:rsidRPr="005C1750">
        <w:rPr>
          <w:rFonts w:ascii="Times New Roman" w:hAnsi="Times New Roman" w:cs="Times New Roman"/>
        </w:rPr>
        <w:t>算法的中间计算状态</w:t>
      </w:r>
      <w:r w:rsidR="00507313" w:rsidRPr="005C1750">
        <w:rPr>
          <w:rFonts w:ascii="Times New Roman" w:hAnsi="Times New Roman" w:cs="Times New Roman"/>
        </w:rPr>
        <w:t>。</w:t>
      </w:r>
      <w:r w:rsidR="00DA7937" w:rsidRPr="005C1750">
        <w:rPr>
          <w:rFonts w:ascii="Times New Roman" w:hAnsi="Times New Roman" w:cs="Times New Roman"/>
        </w:rPr>
        <w:t>run()</w:t>
      </w:r>
      <w:r w:rsidR="00DA7937" w:rsidRPr="005C1750">
        <w:rPr>
          <w:rFonts w:ascii="Times New Roman" w:hAnsi="Times New Roman" w:cs="Times New Roman"/>
        </w:rPr>
        <w:t>函数的处理逻辑也比较简单，如</w:t>
      </w:r>
      <w:r w:rsidR="00323451" w:rsidRPr="005C1750">
        <w:rPr>
          <w:rFonts w:ascii="Times New Roman" w:hAnsi="Times New Roman" w:cs="Times New Roman"/>
        </w:rPr>
        <w:t>算法</w:t>
      </w:r>
      <w:r w:rsidR="00323451" w:rsidRPr="005C1750">
        <w:rPr>
          <w:rFonts w:ascii="Times New Roman" w:hAnsi="Times New Roman" w:cs="Times New Roman"/>
        </w:rPr>
        <w:t>6</w:t>
      </w:r>
      <w:r w:rsidR="00323451" w:rsidRPr="005C1750">
        <w:rPr>
          <w:rFonts w:ascii="Times New Roman" w:hAnsi="Times New Roman" w:cs="Times New Roman"/>
        </w:rPr>
        <w:t>所示</w:t>
      </w:r>
      <w:r w:rsidR="004B26BC" w:rsidRPr="005C1750">
        <w:rPr>
          <w:rFonts w:ascii="Times New Roman" w:hAnsi="Times New Roman" w:cs="Times New Roman"/>
        </w:rPr>
        <w:t>，</w:t>
      </w:r>
      <w:r w:rsidR="00D25752" w:rsidRPr="005C1750">
        <w:rPr>
          <w:rFonts w:ascii="Times New Roman" w:hAnsi="Times New Roman" w:cs="Times New Roman"/>
        </w:rPr>
        <w:t>它从事件流中取出一个事件，然后将这个事件提交给状态，由状态的</w:t>
      </w:r>
      <w:r w:rsidR="00D25752" w:rsidRPr="005C1750">
        <w:rPr>
          <w:rFonts w:ascii="Times New Roman" w:hAnsi="Times New Roman" w:cs="Times New Roman"/>
        </w:rPr>
        <w:t>update()</w:t>
      </w:r>
      <w:r w:rsidR="00D25752" w:rsidRPr="005C1750">
        <w:rPr>
          <w:rFonts w:ascii="Times New Roman" w:hAnsi="Times New Roman" w:cs="Times New Roman"/>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31F96499" w:rsidR="008C49B2" w:rsidRPr="005C1750" w:rsidRDefault="008C49B2" w:rsidP="00323451">
      <w:pPr>
        <w:rPr>
          <w:rFonts w:ascii="Times New Roman" w:hAnsi="Times New Roman" w:cs="Times New Roman"/>
        </w:rPr>
      </w:pPr>
      <w:r w:rsidRPr="00EF30A5">
        <w:rPr>
          <w:rFonts w:ascii="宋体" w:hAnsi="宋体" w:hint="eastAsia"/>
        </w:rPr>
        <w:t xml:space="preserve">    </w:t>
      </w:r>
      <w:r w:rsidRPr="005C1750">
        <w:rPr>
          <w:rFonts w:ascii="Times New Roman" w:hAnsi="Times New Roman" w:cs="Times New Roman"/>
        </w:rPr>
        <w:t>状态是如何根据事件进行更新的呢？其设计思路本文在</w:t>
      </w:r>
      <w:r w:rsidRPr="005C1750">
        <w:rPr>
          <w:rFonts w:ascii="Times New Roman" w:hAnsi="Times New Roman" w:cs="Times New Roman"/>
        </w:rPr>
        <w:t>4.2</w:t>
      </w:r>
      <w:r w:rsidR="00E86766" w:rsidRPr="005C1750">
        <w:rPr>
          <w:rFonts w:ascii="Times New Roman" w:hAnsi="Times New Roman" w:cs="Times New Roman"/>
        </w:rPr>
        <w:t>节</w:t>
      </w:r>
      <w:r w:rsidR="00E86766" w:rsidRPr="005C1750">
        <w:rPr>
          <w:rFonts w:ascii="Times New Roman" w:hAnsi="Times New Roman" w:cs="Times New Roman"/>
        </w:rPr>
        <w:t>TC</w:t>
      </w:r>
      <w:r w:rsidR="00EE77C4" w:rsidRPr="005C1750">
        <w:rPr>
          <w:rFonts w:ascii="Times New Roman" w:hAnsi="Times New Roman" w:cs="Times New Roman"/>
        </w:rPr>
        <w:t>动态</w:t>
      </w:r>
      <w:r w:rsidR="00A307DE" w:rsidRPr="005C1750">
        <w:rPr>
          <w:rFonts w:ascii="Times New Roman" w:hAnsi="Times New Roman" w:cs="Times New Roman"/>
        </w:rPr>
        <w:t>算法</w:t>
      </w:r>
      <w:r w:rsidRPr="005C1750">
        <w:rPr>
          <w:rFonts w:ascii="Times New Roman" w:hAnsi="Times New Roman" w:cs="Times New Roman"/>
        </w:rPr>
        <w:t>设计中已经描述</w:t>
      </w:r>
      <w:del w:id="305" w:author="Shen" w:date="2017-03-30T17:24:00Z">
        <w:r w:rsidRPr="005C1750" w:rsidDel="00351113">
          <w:rPr>
            <w:rFonts w:ascii="Times New Roman" w:hAnsi="Times New Roman" w:cs="Times New Roman" w:hint="eastAsia"/>
          </w:rPr>
          <w:delText>的</w:delText>
        </w:r>
      </w:del>
      <w:ins w:id="306" w:author="Shen" w:date="2017-03-30T17:24:00Z">
        <w:r w:rsidR="00351113">
          <w:rPr>
            <w:rFonts w:ascii="Times New Roman" w:hAnsi="Times New Roman" w:cs="Times New Roman" w:hint="eastAsia"/>
          </w:rPr>
          <w:t>得</w:t>
        </w:r>
      </w:ins>
      <w:r w:rsidRPr="005C1750">
        <w:rPr>
          <w:rFonts w:ascii="Times New Roman" w:hAnsi="Times New Roman" w:cs="Times New Roman"/>
        </w:rPr>
        <w:t>非常详细</w:t>
      </w:r>
      <w:r w:rsidR="002D1883" w:rsidRPr="005C1750">
        <w:rPr>
          <w:rFonts w:ascii="Times New Roman" w:hAnsi="Times New Roman" w:cs="Times New Roman"/>
        </w:rPr>
        <w:t>，</w:t>
      </w:r>
      <w:r w:rsidR="002F7D6C" w:rsidRPr="005C1750">
        <w:rPr>
          <w:rFonts w:ascii="Times New Roman" w:hAnsi="Times New Roman" w:cs="Times New Roman"/>
        </w:rPr>
        <w:t>即根据新增边的源顶点和目标顶点的公共邻接点的数目和事件的类型来更新图的</w:t>
      </w:r>
      <w:r w:rsidR="002F7D6C" w:rsidRPr="005C1750">
        <w:rPr>
          <w:rFonts w:ascii="Times New Roman" w:hAnsi="Times New Roman" w:cs="Times New Roman"/>
        </w:rPr>
        <w:t>TC</w:t>
      </w:r>
      <w:r w:rsidR="002F7D6C" w:rsidRPr="005C1750">
        <w:rPr>
          <w:rFonts w:ascii="Times New Roman" w:hAnsi="Times New Roman" w:cs="Times New Roman"/>
        </w:rPr>
        <w:t>值。</w:t>
      </w:r>
      <w:r w:rsidR="00AE14A8" w:rsidRPr="005C1750">
        <w:rPr>
          <w:rFonts w:ascii="Times New Roman" w:hAnsi="Times New Roman" w:cs="Times New Roman"/>
        </w:rPr>
        <w:t>注意到</w:t>
      </w:r>
      <w:r w:rsidR="00A60BFC" w:rsidRPr="005C1750">
        <w:rPr>
          <w:rFonts w:ascii="Times New Roman" w:hAnsi="Times New Roman" w:cs="Times New Roman"/>
        </w:rPr>
        <w:t>TriangleCountState</w:t>
      </w:r>
      <w:r w:rsidR="00A60BFC" w:rsidRPr="005C1750">
        <w:rPr>
          <w:rFonts w:ascii="Times New Roman" w:hAnsi="Times New Roman" w:cs="Times New Roman"/>
        </w:rPr>
        <w:t>类还利用了</w:t>
      </w:r>
      <w:r w:rsidR="00162F66" w:rsidRPr="005C1750">
        <w:rPr>
          <w:rFonts w:ascii="Times New Roman" w:hAnsi="Times New Roman" w:cs="Times New Roman"/>
        </w:rPr>
        <w:t>基础类</w:t>
      </w:r>
      <w:r w:rsidR="00162F66" w:rsidRPr="005C1750">
        <w:rPr>
          <w:rFonts w:ascii="Times New Roman" w:hAnsi="Times New Roman" w:cs="Times New Roman"/>
        </w:rPr>
        <w:t>OutNeighborState</w:t>
      </w:r>
      <w:r w:rsidR="00162F66" w:rsidRPr="005C1750">
        <w:rPr>
          <w:rFonts w:ascii="Times New Roman" w:hAnsi="Times New Roman" w:cs="Times New Roman"/>
        </w:rPr>
        <w:t>，</w:t>
      </w:r>
      <w:r w:rsidR="00A94728" w:rsidRPr="005C1750">
        <w:rPr>
          <w:rFonts w:ascii="Times New Roman" w:hAnsi="Times New Roman" w:cs="Times New Roman"/>
        </w:rPr>
        <w:t>状态是可以进行组合和重复利用的，这样使得程序的复用度高，而且</w:t>
      </w:r>
      <w:r w:rsidR="00F12FD6" w:rsidRPr="005C1750">
        <w:rPr>
          <w:rFonts w:ascii="Times New Roman" w:hAnsi="Times New Roman" w:cs="Times New Roman"/>
        </w:rPr>
        <w:t>共用相同</w:t>
      </w:r>
      <w:r w:rsidR="001B4842" w:rsidRPr="005C1750">
        <w:rPr>
          <w:rFonts w:ascii="Times New Roman" w:hAnsi="Times New Roman" w:cs="Times New Roman"/>
        </w:rPr>
        <w:t>的</w:t>
      </w:r>
      <w:r w:rsidR="00A92F24" w:rsidRPr="005C1750">
        <w:rPr>
          <w:rFonts w:ascii="Times New Roman" w:hAnsi="Times New Roman" w:cs="Times New Roman"/>
        </w:rPr>
        <w:t>状态</w:t>
      </w:r>
      <w:r w:rsidR="001B4842" w:rsidRPr="005C1750">
        <w:rPr>
          <w:rFonts w:ascii="Times New Roman" w:hAnsi="Times New Roman" w:cs="Times New Roman"/>
        </w:rPr>
        <w:t>也可以减少</w:t>
      </w:r>
      <w:r w:rsidR="00F12FD6" w:rsidRPr="005C1750">
        <w:rPr>
          <w:rFonts w:ascii="Times New Roman" w:hAnsi="Times New Roman" w:cs="Times New Roman"/>
        </w:rPr>
        <w:t>数据</w:t>
      </w:r>
      <w:r w:rsidR="00A94728" w:rsidRPr="005C1750">
        <w:rPr>
          <w:rFonts w:ascii="Times New Roman" w:hAnsi="Times New Roman" w:cs="Times New Roman"/>
        </w:rPr>
        <w:t>存储空间。</w:t>
      </w:r>
    </w:p>
    <w:p w14:paraId="2124D5A3" w14:textId="57E18D1E" w:rsidR="00323451" w:rsidRPr="00506AD7" w:rsidRDefault="009E5FD2" w:rsidP="007C31F8">
      <w:pPr>
        <w:pStyle w:val="3"/>
        <w:numPr>
          <w:ilvl w:val="2"/>
          <w:numId w:val="38"/>
        </w:numPr>
        <w:rPr>
          <w:rFonts w:ascii="Times New Roman" w:hAnsi="Times New Roman" w:cs="Times New Roman"/>
          <w:szCs w:val="28"/>
        </w:rPr>
      </w:pPr>
      <w:bookmarkStart w:id="307" w:name="_Toc478509295"/>
      <w:bookmarkStart w:id="308" w:name="_Toc478569380"/>
      <w:r w:rsidRPr="00506AD7">
        <w:rPr>
          <w:rFonts w:ascii="Times New Roman" w:hAnsi="Times New Roman" w:cs="Times New Roman" w:hint="eastAsia"/>
          <w:szCs w:val="28"/>
        </w:rPr>
        <w:lastRenderedPageBreak/>
        <w:t>Single</w:t>
      </w:r>
      <w:r w:rsidRPr="00506AD7">
        <w:rPr>
          <w:rFonts w:ascii="Times New Roman" w:hAnsi="Times New Roman" w:cs="Times New Roman"/>
          <w:szCs w:val="28"/>
        </w:rPr>
        <w:t xml:space="preserve"> Source Shortest Path</w:t>
      </w:r>
      <w:bookmarkEnd w:id="307"/>
      <w:bookmarkEnd w:id="308"/>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00FDD6E" w:rsidR="00A04351" w:rsidRDefault="007E6891" w:rsidP="007E6891">
      <w:pPr>
        <w:pStyle w:val="ad"/>
        <w:jc w:val="center"/>
      </w:pPr>
      <w:r>
        <w:t>图</w:t>
      </w:r>
      <w:r>
        <w:t xml:space="preserve"> </w:t>
      </w:r>
      <w:r w:rsidR="00385826">
        <w:t>5</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8</w:t>
      </w:r>
      <w:r w:rsidR="00A85874">
        <w:fldChar w:fldCharType="end"/>
      </w:r>
      <w:r>
        <w:t xml:space="preserve"> </w:t>
      </w:r>
      <w:r>
        <w:rPr>
          <w:rFonts w:hint="eastAsia"/>
        </w:rPr>
        <w:t>SSSP</w:t>
      </w:r>
      <w:r>
        <w:rPr>
          <w:rFonts w:hint="eastAsia"/>
        </w:rPr>
        <w:t>算法相关类图</w:t>
      </w:r>
    </w:p>
    <w:p w14:paraId="6C294C0A" w14:textId="141C7A83" w:rsidR="00781852" w:rsidRPr="005C1750" w:rsidRDefault="00781852" w:rsidP="00781852">
      <w:pPr>
        <w:ind w:firstLineChars="200" w:firstLine="480"/>
        <w:rPr>
          <w:rFonts w:ascii="Times New Roman" w:hAnsi="Times New Roman" w:cs="Times New Roman"/>
        </w:rPr>
      </w:pPr>
      <w:r w:rsidRPr="005C1750">
        <w:rPr>
          <w:rFonts w:ascii="Times New Roman" w:hAnsi="Times New Roman" w:cs="Times New Roman"/>
        </w:rPr>
        <w:t>图</w:t>
      </w:r>
      <w:r w:rsidRPr="005C1750">
        <w:rPr>
          <w:rFonts w:ascii="Times New Roman" w:hAnsi="Times New Roman" w:cs="Times New Roman"/>
        </w:rPr>
        <w:t>5-8</w:t>
      </w:r>
      <w:r w:rsidRPr="005C1750">
        <w:rPr>
          <w:rFonts w:ascii="Times New Roman" w:hAnsi="Times New Roman" w:cs="Times New Roman"/>
        </w:rPr>
        <w:t>详细展示了</w:t>
      </w:r>
      <w:r w:rsidRPr="005C1750">
        <w:rPr>
          <w:rFonts w:ascii="Times New Roman" w:hAnsi="Times New Roman" w:cs="Times New Roman"/>
        </w:rPr>
        <w:t>SSSP</w:t>
      </w:r>
      <w:r w:rsidRPr="005C1750">
        <w:rPr>
          <w:rFonts w:ascii="Times New Roman" w:hAnsi="Times New Roman" w:cs="Times New Roman"/>
        </w:rPr>
        <w:t>算法实现相关的类。</w:t>
      </w:r>
      <w:r w:rsidR="00DD4461" w:rsidRPr="005C1750">
        <w:rPr>
          <w:rFonts w:ascii="Times New Roman" w:hAnsi="Times New Roman" w:cs="Times New Roman"/>
        </w:rPr>
        <w:t>类似于</w:t>
      </w:r>
      <w:r w:rsidR="00DD4461" w:rsidRPr="005C1750">
        <w:rPr>
          <w:rFonts w:ascii="Times New Roman" w:hAnsi="Times New Roman" w:cs="Times New Roman"/>
        </w:rPr>
        <w:t>TC</w:t>
      </w:r>
      <w:r w:rsidR="00DD4461" w:rsidRPr="005C1750">
        <w:rPr>
          <w:rFonts w:ascii="Times New Roman" w:hAnsi="Times New Roman" w:cs="Times New Roman"/>
        </w:rPr>
        <w:t>算法，</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也是</w:t>
      </w:r>
      <w:r w:rsidRPr="005C1750">
        <w:rPr>
          <w:rFonts w:ascii="Times New Roman" w:hAnsi="Times New Roman" w:cs="Times New Roman"/>
        </w:rPr>
        <w:t>继承自</w:t>
      </w:r>
      <w:r w:rsidRPr="005C1750">
        <w:rPr>
          <w:rFonts w:ascii="Times New Roman" w:hAnsi="Times New Roman" w:cs="Times New Roman"/>
        </w:rPr>
        <w:t>AbstractAlgorithm</w:t>
      </w:r>
      <w:r w:rsidRPr="005C1750">
        <w:rPr>
          <w:rFonts w:ascii="Times New Roman" w:hAnsi="Times New Roman" w:cs="Times New Roman"/>
        </w:rPr>
        <w:t>抽象类</w:t>
      </w:r>
      <w:r w:rsidR="00DD4461" w:rsidRPr="005C1750">
        <w:rPr>
          <w:rFonts w:ascii="Times New Roman" w:hAnsi="Times New Roman" w:cs="Times New Roman"/>
        </w:rPr>
        <w:t>并</w:t>
      </w:r>
      <w:r w:rsidRPr="005C1750">
        <w:rPr>
          <w:rFonts w:ascii="Times New Roman" w:hAnsi="Times New Roman" w:cs="Times New Roman"/>
        </w:rPr>
        <w:t>实现了</w:t>
      </w:r>
      <w:r w:rsidRPr="005C1750">
        <w:rPr>
          <w:rFonts w:ascii="Times New Roman" w:hAnsi="Times New Roman" w:cs="Times New Roman"/>
        </w:rPr>
        <w:t>run()</w:t>
      </w:r>
      <w:r w:rsidRPr="005C1750">
        <w:rPr>
          <w:rFonts w:ascii="Times New Roman" w:hAnsi="Times New Roman" w:cs="Times New Roman"/>
        </w:rPr>
        <w:t>方法</w:t>
      </w:r>
      <w:r w:rsidR="00DD4461" w:rsidRPr="005C1750">
        <w:rPr>
          <w:rFonts w:ascii="Times New Roman" w:hAnsi="Times New Roman" w:cs="Times New Roman"/>
        </w:rPr>
        <w:t>；</w:t>
      </w:r>
      <w:r w:rsidR="00DD4461" w:rsidRPr="005C1750">
        <w:rPr>
          <w:rFonts w:ascii="Times New Roman" w:hAnsi="Times New Roman" w:cs="Times New Roman"/>
        </w:rPr>
        <w:t>SSSP</w:t>
      </w:r>
      <w:r w:rsidRPr="005C1750">
        <w:rPr>
          <w:rFonts w:ascii="Times New Roman" w:hAnsi="Times New Roman" w:cs="Times New Roman"/>
        </w:rPr>
        <w:t>算法</w:t>
      </w:r>
      <w:r w:rsidR="00DD4461" w:rsidRPr="005C1750">
        <w:rPr>
          <w:rFonts w:ascii="Times New Roman" w:hAnsi="Times New Roman" w:cs="Times New Roman"/>
        </w:rPr>
        <w:t>也</w:t>
      </w:r>
      <w:r w:rsidRPr="005C1750">
        <w:rPr>
          <w:rFonts w:ascii="Times New Roman" w:hAnsi="Times New Roman" w:cs="Times New Roman"/>
        </w:rPr>
        <w:t>有一个核心的数据结构</w:t>
      </w:r>
      <w:r w:rsidR="00DD4461" w:rsidRPr="005C1750">
        <w:rPr>
          <w:rFonts w:ascii="Times New Roman" w:hAnsi="Times New Roman" w:cs="Times New Roman"/>
        </w:rPr>
        <w:t>SSSP</w:t>
      </w:r>
      <w:r w:rsidRPr="005C1750">
        <w:rPr>
          <w:rFonts w:ascii="Times New Roman" w:hAnsi="Times New Roman" w:cs="Times New Roman"/>
        </w:rPr>
        <w:t>State</w:t>
      </w:r>
      <w:r w:rsidRPr="005C1750">
        <w:rPr>
          <w:rFonts w:ascii="Times New Roman" w:hAnsi="Times New Roman" w:cs="Times New Roman"/>
        </w:rPr>
        <w:t>用来存储</w:t>
      </w:r>
      <w:r w:rsidR="00DD4461" w:rsidRPr="005C1750">
        <w:rPr>
          <w:rFonts w:ascii="Times New Roman" w:hAnsi="Times New Roman" w:cs="Times New Roman"/>
        </w:rPr>
        <w:t>SSSP</w:t>
      </w:r>
      <w:r w:rsidR="00DD4461" w:rsidRPr="005C1750">
        <w:rPr>
          <w:rFonts w:ascii="Times New Roman" w:hAnsi="Times New Roman" w:cs="Times New Roman"/>
        </w:rPr>
        <w:t>算法的中间计算结果</w:t>
      </w:r>
      <w:r w:rsidRPr="005C1750">
        <w:rPr>
          <w:rFonts w:ascii="Times New Roman" w:hAnsi="Times New Roman" w:cs="Times New Roman"/>
        </w:rPr>
        <w:t>。</w:t>
      </w:r>
      <w:r w:rsidR="002D3AF0" w:rsidRPr="005C1750">
        <w:rPr>
          <w:rFonts w:ascii="Times New Roman" w:hAnsi="Times New Roman" w:cs="Times New Roman"/>
        </w:rPr>
        <w:t>下面我们重点讲解一下在</w:t>
      </w:r>
      <w:r w:rsidR="002D3AF0" w:rsidRPr="005C1750">
        <w:rPr>
          <w:rFonts w:ascii="Times New Roman" w:hAnsi="Times New Roman" w:cs="Times New Roman"/>
        </w:rPr>
        <w:t>SSSP</w:t>
      </w:r>
      <w:r w:rsidR="00721523">
        <w:rPr>
          <w:rFonts w:ascii="Times New Roman" w:hAnsi="Times New Roman" w:cs="Times New Roman"/>
        </w:rPr>
        <w:t>算法中，顶点的影响是如何传播给其</w:t>
      </w:r>
      <w:r w:rsidR="00721523">
        <w:rPr>
          <w:rFonts w:ascii="Times New Roman" w:hAnsi="Times New Roman" w:cs="Times New Roman" w:hint="eastAsia"/>
        </w:rPr>
        <w:t>它</w:t>
      </w:r>
      <w:r w:rsidR="002D3AF0" w:rsidRPr="005C1750">
        <w:rPr>
          <w:rFonts w:ascii="Times New Roman" w:hAnsi="Times New Roman" w:cs="Times New Roman"/>
        </w:rPr>
        <w:t>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5C1750" w:rsidRDefault="00442D24" w:rsidP="001E3331">
      <w:pPr>
        <w:ind w:firstLineChars="200" w:firstLine="480"/>
        <w:rPr>
          <w:rFonts w:ascii="Times New Roman" w:hAnsi="Times New Roman" w:cs="Times New Roman"/>
        </w:rPr>
      </w:pPr>
      <w:r w:rsidRPr="005C1750">
        <w:rPr>
          <w:rFonts w:ascii="Times New Roman" w:hAnsi="Times New Roman" w:cs="Times New Roman"/>
        </w:rPr>
        <w:lastRenderedPageBreak/>
        <w:t>算法</w:t>
      </w:r>
      <w:r w:rsidRPr="005C1750">
        <w:rPr>
          <w:rFonts w:ascii="Times New Roman" w:hAnsi="Times New Roman" w:cs="Times New Roman"/>
        </w:rPr>
        <w:t>7</w:t>
      </w:r>
      <w:r w:rsidRPr="005C1750">
        <w:rPr>
          <w:rFonts w:ascii="Times New Roman" w:hAnsi="Times New Roman" w:cs="Times New Roman"/>
        </w:rPr>
        <w:t>的目的是遍历顶点所</w:t>
      </w:r>
      <w:r w:rsidR="001E3331" w:rsidRPr="005C1750">
        <w:rPr>
          <w:rFonts w:ascii="Times New Roman" w:hAnsi="Times New Roman" w:cs="Times New Roman"/>
        </w:rPr>
        <w:t>有邻接点</w:t>
      </w:r>
      <w:r w:rsidR="00813707">
        <w:rPr>
          <w:rFonts w:ascii="Times New Roman" w:hAnsi="Times New Roman" w:cs="Times New Roman"/>
        </w:rPr>
        <w:t>，并且检测是否需要去更新</w:t>
      </w:r>
      <w:r w:rsidR="00813707">
        <w:rPr>
          <w:rFonts w:ascii="Times New Roman" w:hAnsi="Times New Roman" w:cs="Times New Roman" w:hint="eastAsia"/>
        </w:rPr>
        <w:t>它</w:t>
      </w:r>
      <w:r w:rsidRPr="005C1750">
        <w:rPr>
          <w:rFonts w:ascii="Times New Roman" w:hAnsi="Times New Roman" w:cs="Times New Roman"/>
        </w:rPr>
        <w:t>们的</w:t>
      </w:r>
      <w:r w:rsidR="001E3331" w:rsidRPr="005C1750">
        <w:rPr>
          <w:rFonts w:ascii="Times New Roman" w:hAnsi="Times New Roman" w:cs="Times New Roman"/>
        </w:rPr>
        <w:t>SP</w:t>
      </w:r>
      <w:r w:rsidRPr="005C1750">
        <w:rPr>
          <w:rFonts w:ascii="Times New Roman" w:hAnsi="Times New Roman" w:cs="Times New Roman"/>
        </w:rPr>
        <w:t>值。</w:t>
      </w:r>
      <w:r w:rsidR="001E3331" w:rsidRPr="005C1750">
        <w:rPr>
          <w:rFonts w:ascii="Times New Roman" w:hAnsi="Times New Roman" w:cs="Times New Roman"/>
        </w:rPr>
        <w:t>第</w:t>
      </w:r>
      <w:r w:rsidR="001E3331" w:rsidRPr="005C1750">
        <w:rPr>
          <w:rFonts w:ascii="Times New Roman" w:hAnsi="Times New Roman" w:cs="Times New Roman"/>
        </w:rPr>
        <w:t>2</w:t>
      </w:r>
      <w:r w:rsidR="001E3331" w:rsidRPr="005C1750">
        <w:rPr>
          <w:rFonts w:ascii="Times New Roman" w:hAnsi="Times New Roman" w:cs="Times New Roman"/>
        </w:rPr>
        <w:t>行用来</w:t>
      </w:r>
      <w:r w:rsidR="0030780A" w:rsidRPr="005C1750">
        <w:rPr>
          <w:rFonts w:ascii="Times New Roman" w:hAnsi="Times New Roman" w:cs="Times New Roman"/>
        </w:rPr>
        <w:t>获取该顶点的一个邻接点</w:t>
      </w:r>
      <w:r w:rsidR="00BB6EE2" w:rsidRPr="005C1750">
        <w:rPr>
          <w:rFonts w:ascii="Times New Roman" w:hAnsi="Times New Roman" w:cs="Times New Roman"/>
        </w:rPr>
        <w:t>；</w:t>
      </w:r>
      <w:r w:rsidR="0051692F" w:rsidRPr="005C1750">
        <w:rPr>
          <w:rFonts w:ascii="Times New Roman" w:hAnsi="Times New Roman" w:cs="Times New Roman"/>
        </w:rPr>
        <w:t>第</w:t>
      </w:r>
      <w:r w:rsidR="0051692F" w:rsidRPr="005C1750">
        <w:rPr>
          <w:rFonts w:ascii="Times New Roman" w:hAnsi="Times New Roman" w:cs="Times New Roman"/>
        </w:rPr>
        <w:t>3</w:t>
      </w:r>
      <w:r w:rsidR="0051692F" w:rsidRPr="005C1750">
        <w:rPr>
          <w:rFonts w:ascii="Times New Roman" w:hAnsi="Times New Roman" w:cs="Times New Roman"/>
        </w:rPr>
        <w:t>行判断这个邻接点是否存在对应的状态（即</w:t>
      </w:r>
      <w:r w:rsidR="0051692F" w:rsidRPr="005C1750">
        <w:rPr>
          <w:rFonts w:ascii="Times New Roman" w:hAnsi="Times New Roman" w:cs="Times New Roman"/>
        </w:rPr>
        <w:t>SP</w:t>
      </w:r>
      <w:r w:rsidR="0051692F" w:rsidRPr="005C1750">
        <w:rPr>
          <w:rFonts w:ascii="Times New Roman" w:hAnsi="Times New Roman" w:cs="Times New Roman"/>
        </w:rPr>
        <w:t>值）</w:t>
      </w:r>
      <w:r w:rsidR="00BB6EE2" w:rsidRPr="005C1750">
        <w:rPr>
          <w:rFonts w:ascii="Times New Roman" w:hAnsi="Times New Roman" w:cs="Times New Roman"/>
        </w:rPr>
        <w:t>；</w:t>
      </w:r>
      <w:r w:rsidR="0051692F" w:rsidRPr="005C1750">
        <w:rPr>
          <w:rFonts w:ascii="Times New Roman" w:hAnsi="Times New Roman" w:cs="Times New Roman"/>
        </w:rPr>
        <w:t>4-8</w:t>
      </w:r>
      <w:r w:rsidR="0051692F" w:rsidRPr="005C1750">
        <w:rPr>
          <w:rFonts w:ascii="Times New Roman" w:hAnsi="Times New Roman" w:cs="Times New Roman"/>
        </w:rPr>
        <w:t>行用来处理该邻接点已经有对应的</w:t>
      </w:r>
      <w:r w:rsidR="0051692F" w:rsidRPr="005C1750">
        <w:rPr>
          <w:rFonts w:ascii="Times New Roman" w:hAnsi="Times New Roman" w:cs="Times New Roman"/>
        </w:rPr>
        <w:t>SP</w:t>
      </w:r>
      <w:r w:rsidR="0051692F" w:rsidRPr="005C1750">
        <w:rPr>
          <w:rFonts w:ascii="Times New Roman" w:hAnsi="Times New Roman" w:cs="Times New Roman"/>
        </w:rPr>
        <w:t>值的情况，此时需要考虑</w:t>
      </w:r>
      <w:r w:rsidR="00BB6EE2" w:rsidRPr="005C1750">
        <w:rPr>
          <w:rFonts w:ascii="Times New Roman" w:hAnsi="Times New Roman" w:cs="Times New Roman"/>
        </w:rPr>
        <w:t>该顶点到达这个邻接点是否是更近的，如果是，则更新这个邻接点的状态，同时该邻接点需要继续传播影响，否则不做任何操作；</w:t>
      </w:r>
      <w:r w:rsidR="00BB6EE2" w:rsidRPr="005C1750">
        <w:rPr>
          <w:rFonts w:ascii="Times New Roman" w:hAnsi="Times New Roman" w:cs="Times New Roman"/>
        </w:rPr>
        <w:t>10-11</w:t>
      </w:r>
      <w:r w:rsidR="00BB6EE2" w:rsidRPr="005C1750">
        <w:rPr>
          <w:rFonts w:ascii="Times New Roman" w:hAnsi="Times New Roman" w:cs="Times New Roman"/>
        </w:rPr>
        <w:t>行用来处理盖邻接点还没有对应的</w:t>
      </w:r>
      <w:r w:rsidR="00BB6EE2" w:rsidRPr="005C1750">
        <w:rPr>
          <w:rFonts w:ascii="Times New Roman" w:hAnsi="Times New Roman" w:cs="Times New Roman"/>
        </w:rPr>
        <w:t>SP</w:t>
      </w:r>
      <w:r w:rsidR="00BB6EE2" w:rsidRPr="005C1750">
        <w:rPr>
          <w:rFonts w:ascii="Times New Roman" w:hAnsi="Times New Roman" w:cs="Times New Roman"/>
        </w:rPr>
        <w:t>值的情况，那么该邻接点更新后的值即为该顶点的值加上边上的权重</w:t>
      </w:r>
      <w:r w:rsidR="001B756F" w:rsidRPr="005C1750">
        <w:rPr>
          <w:rFonts w:ascii="Times New Roman" w:hAnsi="Times New Roman" w:cs="Times New Roman"/>
        </w:rPr>
        <w:t>，更新这个邻接点的状态后，同样需要继续传播</w:t>
      </w:r>
      <w:r w:rsidR="00DF56EB" w:rsidRPr="005C1750">
        <w:rPr>
          <w:rFonts w:ascii="Times New Roman" w:hAnsi="Times New Roman" w:cs="Times New Roman"/>
        </w:rPr>
        <w:t>这个邻接点对其邻接点的影响</w:t>
      </w:r>
      <w:r w:rsidR="00126945" w:rsidRPr="005C1750">
        <w:rPr>
          <w:rFonts w:ascii="Times New Roman" w:hAnsi="Times New Roman" w:cs="Times New Roman"/>
        </w:rPr>
        <w:t>，因此继续调用</w:t>
      </w:r>
      <w:r w:rsidR="00D32C8F" w:rsidRPr="005C1750">
        <w:rPr>
          <w:rFonts w:ascii="Times New Roman" w:hAnsi="Times New Roman" w:cs="Times New Roman"/>
        </w:rPr>
        <w:t>spreadToOutNeighbor</w:t>
      </w:r>
      <w:r w:rsidR="00126945" w:rsidRPr="005C1750">
        <w:rPr>
          <w:rFonts w:ascii="Times New Roman" w:hAnsi="Times New Roman" w:cs="Times New Roman"/>
        </w:rPr>
        <w:t>()</w:t>
      </w:r>
      <w:r w:rsidR="00126945" w:rsidRPr="005C1750">
        <w:rPr>
          <w:rFonts w:ascii="Times New Roman" w:hAnsi="Times New Roman" w:cs="Times New Roman"/>
        </w:rPr>
        <w:t>函数。</w:t>
      </w:r>
    </w:p>
    <w:p w14:paraId="274B829F" w14:textId="351ABD9B" w:rsidR="00E43EDC" w:rsidRDefault="00E43EDC" w:rsidP="007C31F8">
      <w:pPr>
        <w:pStyle w:val="2"/>
        <w:numPr>
          <w:ilvl w:val="1"/>
          <w:numId w:val="38"/>
        </w:numPr>
      </w:pPr>
      <w:bookmarkStart w:id="309" w:name="_Toc478509296"/>
      <w:bookmarkStart w:id="310" w:name="_Toc478569381"/>
      <w:r>
        <w:rPr>
          <w:rFonts w:hint="eastAsia"/>
        </w:rPr>
        <w:t>本章小结</w:t>
      </w:r>
      <w:bookmarkEnd w:id="309"/>
      <w:bookmarkEnd w:id="310"/>
    </w:p>
    <w:p w14:paraId="05FEEAFE" w14:textId="0EE84009" w:rsidR="007B5AD8" w:rsidRPr="005C1750" w:rsidRDefault="00F329C9" w:rsidP="00CA7E22">
      <w:pPr>
        <w:ind w:firstLineChars="200" w:firstLine="480"/>
        <w:rPr>
          <w:rFonts w:ascii="Times New Roman" w:hAnsi="Times New Roman" w:cs="Times New Roman"/>
        </w:rPr>
      </w:pPr>
      <w:r w:rsidRPr="005C1750">
        <w:rPr>
          <w:rFonts w:ascii="Times New Roman" w:hAnsi="Times New Roman" w:cs="Times New Roman"/>
        </w:rPr>
        <w:t>本章</w:t>
      </w:r>
      <w:r w:rsidR="00BE208E" w:rsidRPr="005C1750">
        <w:rPr>
          <w:rFonts w:ascii="Times New Roman" w:hAnsi="Times New Roman" w:cs="Times New Roman"/>
        </w:rPr>
        <w:t>首先</w:t>
      </w:r>
      <w:r w:rsidRPr="005C1750">
        <w:rPr>
          <w:rFonts w:ascii="Times New Roman" w:hAnsi="Times New Roman" w:cs="Times New Roman"/>
        </w:rPr>
        <w:t>介绍了面向流式图数据的实时图计算系统</w:t>
      </w:r>
      <w:r w:rsidRPr="005C1750">
        <w:rPr>
          <w:rFonts w:ascii="Times New Roman" w:hAnsi="Times New Roman" w:cs="Times New Roman"/>
        </w:rPr>
        <w:t>GraphFlow</w:t>
      </w:r>
      <w:r w:rsidRPr="005C1750">
        <w:rPr>
          <w:rFonts w:ascii="Times New Roman" w:hAnsi="Times New Roman" w:cs="Times New Roman"/>
        </w:rPr>
        <w:t>的系统架构，</w:t>
      </w:r>
      <w:r w:rsidR="00CA7E22" w:rsidRPr="005C1750">
        <w:rPr>
          <w:rFonts w:ascii="Times New Roman" w:hAnsi="Times New Roman" w:cs="Times New Roman"/>
        </w:rPr>
        <w:t>从摄入层、计算层、存储层和访问层</w:t>
      </w:r>
      <w:r w:rsidR="000F680F" w:rsidRPr="005C1750">
        <w:rPr>
          <w:rFonts w:ascii="Times New Roman" w:hAnsi="Times New Roman" w:cs="Times New Roman"/>
        </w:rPr>
        <w:t>四个层面描述了系统的整体布局，</w:t>
      </w:r>
      <w:r w:rsidR="001D5DF0" w:rsidRPr="005C1750">
        <w:rPr>
          <w:rFonts w:ascii="Times New Roman" w:hAnsi="Times New Roman" w:cs="Times New Roman"/>
        </w:rPr>
        <w:t>并且说明每层的功能和实现方式；随后重点介绍了</w:t>
      </w:r>
      <w:r w:rsidR="00495051" w:rsidRPr="005C1750">
        <w:rPr>
          <w:rFonts w:ascii="Times New Roman" w:hAnsi="Times New Roman" w:cs="Times New Roman"/>
        </w:rPr>
        <w:t>系统的模型实现，按照基于状态更新的流式图计算模型的三个组件：状态、事件和转换逐一进行解释说明</w:t>
      </w:r>
      <w:r w:rsidR="007C0027" w:rsidRPr="005C1750">
        <w:rPr>
          <w:rFonts w:ascii="Times New Roman" w:hAnsi="Times New Roman" w:cs="Times New Roman"/>
        </w:rPr>
        <w:t>；并且以</w:t>
      </w:r>
      <w:r w:rsidR="007C0027" w:rsidRPr="005C1750">
        <w:rPr>
          <w:rFonts w:ascii="Times New Roman" w:hAnsi="Times New Roman" w:cs="Times New Roman"/>
        </w:rPr>
        <w:t>TC</w:t>
      </w:r>
      <w:r w:rsidR="007C0027" w:rsidRPr="005C1750">
        <w:rPr>
          <w:rFonts w:ascii="Times New Roman" w:hAnsi="Times New Roman" w:cs="Times New Roman"/>
        </w:rPr>
        <w:t>算法和</w:t>
      </w:r>
      <w:r w:rsidR="007C0027" w:rsidRPr="005C1750">
        <w:rPr>
          <w:rFonts w:ascii="Times New Roman" w:hAnsi="Times New Roman" w:cs="Times New Roman"/>
        </w:rPr>
        <w:t>SSSP</w:t>
      </w:r>
      <w:r w:rsidR="007C0027" w:rsidRPr="005C1750">
        <w:rPr>
          <w:rFonts w:ascii="Times New Roman" w:hAnsi="Times New Roman" w:cs="Times New Roman"/>
        </w:rPr>
        <w:t>算法为例，讲解了如何</w:t>
      </w:r>
      <w:r w:rsidR="002E0AB6">
        <w:rPr>
          <w:rFonts w:ascii="Times New Roman" w:hAnsi="Times New Roman" w:cs="Times New Roman" w:hint="eastAsia"/>
        </w:rPr>
        <w:t>使用</w:t>
      </w:r>
      <w:r w:rsidR="007C0027" w:rsidRPr="005C1750">
        <w:rPr>
          <w:rFonts w:ascii="Times New Roman" w:hAnsi="Times New Roman" w:cs="Times New Roman"/>
        </w:rPr>
        <w:t>这三个组件</w:t>
      </w:r>
      <w:r w:rsidR="002E0AB6">
        <w:rPr>
          <w:rFonts w:ascii="Times New Roman" w:hAnsi="Times New Roman" w:cs="Times New Roman" w:hint="eastAsia"/>
        </w:rPr>
        <w:t>来实现特定的算法</w:t>
      </w:r>
      <w:r w:rsidR="007C0027" w:rsidRPr="005C1750">
        <w:rPr>
          <w:rFonts w:ascii="Times New Roman" w:hAnsi="Times New Roman" w:cs="Times New Roman"/>
        </w:rPr>
        <w:t>。</w:t>
      </w:r>
    </w:p>
    <w:p w14:paraId="2BC1D9DF" w14:textId="450E141C" w:rsidR="008D7698" w:rsidRDefault="008D7698" w:rsidP="00CA7E22">
      <w:pPr>
        <w:ind w:firstLineChars="200" w:firstLine="480"/>
        <w:rPr>
          <w:rFonts w:ascii="宋体" w:hAnsi="宋体"/>
        </w:rPr>
      </w:pPr>
    </w:p>
    <w:p w14:paraId="4826430C" w14:textId="42C83B48" w:rsidR="009F2267" w:rsidRDefault="009F2267" w:rsidP="00CA7E22">
      <w:pPr>
        <w:ind w:firstLineChars="200" w:firstLine="480"/>
        <w:rPr>
          <w:rFonts w:ascii="宋体" w:hAnsi="宋体"/>
        </w:rPr>
      </w:pPr>
    </w:p>
    <w:p w14:paraId="16970044" w14:textId="6D9405FE" w:rsidR="009F2267" w:rsidRDefault="009F2267" w:rsidP="00CA7E22">
      <w:pPr>
        <w:ind w:firstLineChars="200" w:firstLine="480"/>
        <w:rPr>
          <w:rFonts w:ascii="宋体" w:hAnsi="宋体"/>
        </w:rPr>
      </w:pPr>
    </w:p>
    <w:p w14:paraId="62B6E153" w14:textId="1A9845E1" w:rsidR="009F2267" w:rsidRDefault="009F2267" w:rsidP="00CA7E22">
      <w:pPr>
        <w:ind w:firstLineChars="200" w:firstLine="480"/>
        <w:rPr>
          <w:rFonts w:ascii="宋体" w:hAnsi="宋体"/>
        </w:rPr>
      </w:pPr>
    </w:p>
    <w:p w14:paraId="5EBD7B77" w14:textId="1EBDFC1A" w:rsidR="009F2267" w:rsidRDefault="009F2267" w:rsidP="00CA7E22">
      <w:pPr>
        <w:ind w:firstLineChars="200" w:firstLine="480"/>
        <w:rPr>
          <w:rFonts w:ascii="宋体" w:hAnsi="宋体"/>
        </w:rPr>
      </w:pPr>
    </w:p>
    <w:p w14:paraId="797D2B36" w14:textId="0CEC382D" w:rsidR="009F2267" w:rsidRDefault="009F2267" w:rsidP="00CA7E22">
      <w:pPr>
        <w:ind w:firstLineChars="200" w:firstLine="480"/>
        <w:rPr>
          <w:rFonts w:ascii="宋体" w:hAnsi="宋体"/>
        </w:rPr>
      </w:pPr>
    </w:p>
    <w:p w14:paraId="5D33CA46" w14:textId="170B5C7C" w:rsidR="009F2267" w:rsidRDefault="009F2267" w:rsidP="00CA7E22">
      <w:pPr>
        <w:ind w:firstLineChars="200" w:firstLine="480"/>
        <w:rPr>
          <w:rFonts w:ascii="宋体" w:hAnsi="宋体"/>
        </w:rPr>
      </w:pPr>
    </w:p>
    <w:p w14:paraId="29E7C7DB" w14:textId="5423E0D3" w:rsidR="009F2267" w:rsidRDefault="009F2267" w:rsidP="00CA7E22">
      <w:pPr>
        <w:ind w:firstLineChars="200" w:firstLine="480"/>
        <w:rPr>
          <w:rFonts w:ascii="宋体" w:hAnsi="宋体"/>
        </w:rPr>
      </w:pPr>
    </w:p>
    <w:p w14:paraId="7F74D258" w14:textId="2B777C2A" w:rsidR="009F2267" w:rsidRDefault="009F2267" w:rsidP="00CA7E22">
      <w:pPr>
        <w:ind w:firstLineChars="200" w:firstLine="480"/>
        <w:rPr>
          <w:rFonts w:ascii="宋体" w:hAnsi="宋体"/>
        </w:rPr>
      </w:pPr>
    </w:p>
    <w:p w14:paraId="21E31F7E" w14:textId="6A573C07" w:rsidR="009F2267" w:rsidRDefault="009F2267" w:rsidP="00CA7E22">
      <w:pPr>
        <w:ind w:firstLineChars="200" w:firstLine="480"/>
        <w:rPr>
          <w:rFonts w:ascii="宋体" w:hAnsi="宋体"/>
        </w:rPr>
      </w:pPr>
    </w:p>
    <w:p w14:paraId="2FA6D394" w14:textId="5D4771FD" w:rsidR="009F2267" w:rsidRDefault="009F2267" w:rsidP="00CA7E22">
      <w:pPr>
        <w:ind w:firstLineChars="200" w:firstLine="480"/>
        <w:rPr>
          <w:rFonts w:ascii="宋体" w:hAnsi="宋体"/>
        </w:rPr>
      </w:pPr>
    </w:p>
    <w:p w14:paraId="18ECE3EF" w14:textId="5F2D03DF" w:rsidR="009F2267" w:rsidRDefault="009F2267" w:rsidP="00CA7E22">
      <w:pPr>
        <w:ind w:firstLineChars="200" w:firstLine="480"/>
        <w:rPr>
          <w:rFonts w:ascii="宋体" w:hAnsi="宋体"/>
        </w:rPr>
      </w:pPr>
    </w:p>
    <w:p w14:paraId="5CFA5C4D" w14:textId="7945F697" w:rsidR="009F2267" w:rsidRDefault="009F2267" w:rsidP="00CA7E22">
      <w:pPr>
        <w:ind w:firstLineChars="200" w:firstLine="480"/>
        <w:rPr>
          <w:rFonts w:ascii="宋体" w:hAnsi="宋体"/>
        </w:rPr>
      </w:pPr>
    </w:p>
    <w:p w14:paraId="0C11E700" w14:textId="6BCE157D" w:rsidR="009F2267" w:rsidRDefault="009F2267" w:rsidP="00CA7E22">
      <w:pPr>
        <w:ind w:firstLineChars="200" w:firstLine="480"/>
        <w:rPr>
          <w:rFonts w:ascii="宋体" w:hAnsi="宋体"/>
        </w:rPr>
      </w:pPr>
    </w:p>
    <w:p w14:paraId="5C1B47EE" w14:textId="31692A7A" w:rsidR="009F2267" w:rsidRDefault="009F2267" w:rsidP="00CA7E22">
      <w:pPr>
        <w:ind w:firstLineChars="200" w:firstLine="480"/>
        <w:rPr>
          <w:rFonts w:ascii="宋体" w:hAnsi="宋体"/>
        </w:rPr>
      </w:pPr>
    </w:p>
    <w:p w14:paraId="2A8F55A0" w14:textId="6DF1DA72" w:rsidR="009F2267" w:rsidRDefault="009F2267" w:rsidP="00CA7E22">
      <w:pPr>
        <w:ind w:firstLineChars="200" w:firstLine="480"/>
        <w:rPr>
          <w:rFonts w:ascii="宋体" w:hAnsi="宋体"/>
        </w:rPr>
      </w:pP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3"/>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311" w:name="_Toc478509297"/>
      <w:bookmarkStart w:id="312" w:name="_Toc478569382"/>
      <w:r>
        <w:rPr>
          <w:rFonts w:hint="eastAsia"/>
        </w:rPr>
        <w:lastRenderedPageBreak/>
        <w:t>实验与分析</w:t>
      </w:r>
      <w:bookmarkEnd w:id="311"/>
      <w:bookmarkEnd w:id="312"/>
    </w:p>
    <w:p w14:paraId="33722C60" w14:textId="74A26128" w:rsidR="007C5A92" w:rsidRPr="005C1750" w:rsidRDefault="002F728A" w:rsidP="00426DD4">
      <w:pPr>
        <w:ind w:firstLineChars="200" w:firstLine="480"/>
        <w:rPr>
          <w:rFonts w:ascii="Times New Roman" w:hAnsi="Times New Roman" w:cs="Times New Roman"/>
        </w:rPr>
      </w:pPr>
      <w:r w:rsidRPr="005C1750">
        <w:rPr>
          <w:rFonts w:ascii="Times New Roman" w:eastAsia="楷体_GB2312" w:hAnsi="Times New Roman" w:cs="Times New Roman"/>
        </w:rPr>
        <w:t>在本章节，我们将</w:t>
      </w:r>
      <w:r w:rsidR="00917F6E" w:rsidRPr="005C1750">
        <w:rPr>
          <w:rFonts w:ascii="Times New Roman" w:eastAsia="楷体_GB2312" w:hAnsi="Times New Roman" w:cs="Times New Roman"/>
        </w:rPr>
        <w:t>搭建实验环境来测试</w:t>
      </w:r>
      <w:r w:rsidR="00917F6E" w:rsidRPr="005C1750">
        <w:rPr>
          <w:rFonts w:ascii="Times New Roman" w:eastAsia="楷体_GB2312" w:hAnsi="Times New Roman" w:cs="Times New Roman"/>
        </w:rPr>
        <w:t>GraphFlow</w:t>
      </w:r>
      <w:r w:rsidR="00917F6E" w:rsidRPr="005C1750">
        <w:rPr>
          <w:rFonts w:ascii="Times New Roman" w:eastAsia="楷体_GB2312" w:hAnsi="Times New Roman" w:cs="Times New Roman"/>
        </w:rPr>
        <w:t>系统性能。</w:t>
      </w:r>
      <w:r w:rsidR="00026E13" w:rsidRPr="005C1750">
        <w:rPr>
          <w:rFonts w:ascii="Times New Roman" w:eastAsia="楷体_GB2312" w:hAnsi="Times New Roman" w:cs="Times New Roman"/>
        </w:rPr>
        <w:t>首先我们介绍了实验所采用的数据集规模和硬件环境，随后从准确性</w:t>
      </w:r>
      <w:r w:rsidR="004C3DB1" w:rsidRPr="005C1750">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313" w:name="_Toc478509298"/>
      <w:bookmarkStart w:id="314" w:name="_Toc478569383"/>
      <w:r>
        <w:rPr>
          <w:rFonts w:hint="eastAsia"/>
        </w:rPr>
        <w:t>实验环境</w:t>
      </w:r>
      <w:bookmarkEnd w:id="313"/>
      <w:bookmarkEnd w:id="314"/>
    </w:p>
    <w:p w14:paraId="0AEED077" w14:textId="47079DAA" w:rsidR="00967049" w:rsidRPr="005C1750" w:rsidRDefault="0054715C" w:rsidP="00967049">
      <w:pPr>
        <w:ind w:firstLineChars="200" w:firstLine="480"/>
        <w:rPr>
          <w:rFonts w:ascii="Times New Roman" w:hAnsi="Times New Roman" w:cs="Times New Roman"/>
          <w:szCs w:val="24"/>
        </w:rPr>
      </w:pPr>
      <w:r w:rsidRPr="005C1750">
        <w:rPr>
          <w:rFonts w:ascii="Times New Roman" w:hAnsi="Times New Roman" w:cs="Times New Roman"/>
          <w:szCs w:val="24"/>
        </w:rPr>
        <w:t>本文采用了斯坦福大学提供的</w:t>
      </w:r>
      <w:r w:rsidR="00E3119C" w:rsidRPr="005C1750">
        <w:rPr>
          <w:rFonts w:ascii="Times New Roman" w:hAnsi="Times New Roman" w:cs="Times New Roman"/>
          <w:szCs w:val="24"/>
        </w:rPr>
        <w:t>Live Journal</w:t>
      </w:r>
      <w:r w:rsidR="00241260">
        <w:rPr>
          <w:rFonts w:ascii="Times New Roman" w:hAnsi="Times New Roman" w:cs="Times New Roman"/>
          <w:szCs w:val="24"/>
        </w:rPr>
        <w:fldChar w:fldCharType="begin"/>
      </w:r>
      <w:r w:rsidR="00241260">
        <w:rPr>
          <w:rFonts w:ascii="Times New Roman" w:hAnsi="Times New Roman" w:cs="Times New Roman"/>
          <w:szCs w:val="24"/>
        </w:rPr>
        <w:instrText xml:space="preserve"> REF _Ref478567399 \r \h </w:instrText>
      </w:r>
      <w:r w:rsidR="00241260">
        <w:rPr>
          <w:rFonts w:ascii="Times New Roman" w:hAnsi="Times New Roman" w:cs="Times New Roman"/>
          <w:szCs w:val="24"/>
        </w:rPr>
      </w:r>
      <w:r w:rsidR="00241260">
        <w:rPr>
          <w:rFonts w:ascii="Times New Roman" w:hAnsi="Times New Roman" w:cs="Times New Roman"/>
          <w:szCs w:val="24"/>
        </w:rPr>
        <w:fldChar w:fldCharType="separate"/>
      </w:r>
      <w:r w:rsidR="00241260">
        <w:rPr>
          <w:rFonts w:ascii="Times New Roman" w:hAnsi="Times New Roman" w:cs="Times New Roman"/>
          <w:szCs w:val="24"/>
        </w:rPr>
        <w:t>[46]</w:t>
      </w:r>
      <w:r w:rsidR="00241260">
        <w:rPr>
          <w:rFonts w:ascii="Times New Roman" w:hAnsi="Times New Roman" w:cs="Times New Roman"/>
          <w:szCs w:val="24"/>
        </w:rPr>
        <w:fldChar w:fldCharType="end"/>
      </w:r>
      <w:r w:rsidRPr="005C1750">
        <w:rPr>
          <w:rFonts w:ascii="Times New Roman" w:hAnsi="Times New Roman" w:cs="Times New Roman"/>
          <w:szCs w:val="24"/>
        </w:rPr>
        <w:t>的社交数据作为实验数据，</w:t>
      </w:r>
      <w:r w:rsidR="00E3119C" w:rsidRPr="005C1750">
        <w:rPr>
          <w:rFonts w:ascii="Times New Roman" w:hAnsi="Times New Roman" w:cs="Times New Roman"/>
          <w:szCs w:val="24"/>
        </w:rPr>
        <w:t>Live Journal</w:t>
      </w:r>
      <w:r w:rsidRPr="005C1750">
        <w:rPr>
          <w:rFonts w:ascii="Times New Roman" w:hAnsi="Times New Roman" w:cs="Times New Roman"/>
          <w:szCs w:val="24"/>
        </w:rPr>
        <w:t>是一个拥有上千万用户的</w:t>
      </w:r>
      <w:r w:rsidR="001640D9" w:rsidRPr="005C1750">
        <w:rPr>
          <w:rFonts w:ascii="Times New Roman" w:hAnsi="Times New Roman" w:cs="Times New Roman"/>
          <w:szCs w:val="24"/>
        </w:rPr>
        <w:t>综合性的交友网站，用户</w:t>
      </w:r>
      <w:r w:rsidR="00E3119C" w:rsidRPr="005C1750">
        <w:rPr>
          <w:rFonts w:ascii="Times New Roman" w:hAnsi="Times New Roman" w:cs="Times New Roman"/>
          <w:szCs w:val="24"/>
        </w:rPr>
        <w:t>可以记录日志、游记和撰写博客。</w:t>
      </w:r>
      <w:r w:rsidR="00273B77" w:rsidRPr="005C1750">
        <w:rPr>
          <w:rFonts w:ascii="Times New Roman" w:hAnsi="Times New Roman" w:cs="Times New Roman"/>
          <w:szCs w:val="24"/>
        </w:rPr>
        <w:t>为了能够实测在不同数据集上的系统性能表现，本文采用平均抽样的方式，将原始的数据集抽样形成</w:t>
      </w:r>
      <w:r w:rsidR="00273B77" w:rsidRPr="005C1750">
        <w:rPr>
          <w:rFonts w:ascii="Times New Roman" w:hAnsi="Times New Roman" w:cs="Times New Roman"/>
          <w:szCs w:val="24"/>
        </w:rPr>
        <w:t>10</w:t>
      </w:r>
      <w:r w:rsidR="00273B77" w:rsidRPr="005C1750">
        <w:rPr>
          <w:rFonts w:ascii="Times New Roman" w:hAnsi="Times New Roman" w:cs="Times New Roman"/>
          <w:szCs w:val="24"/>
        </w:rPr>
        <w:t>组不同规模的数据集，尽量保证这</w:t>
      </w:r>
      <w:r w:rsidR="00273B77" w:rsidRPr="005C1750">
        <w:rPr>
          <w:rFonts w:ascii="Times New Roman" w:hAnsi="Times New Roman" w:cs="Times New Roman"/>
          <w:szCs w:val="24"/>
        </w:rPr>
        <w:t>10</w:t>
      </w:r>
      <w:r w:rsidR="00273B77" w:rsidRPr="005C1750">
        <w:rPr>
          <w:rFonts w:ascii="Times New Roman" w:hAnsi="Times New Roman" w:cs="Times New Roman"/>
          <w:szCs w:val="24"/>
        </w:rPr>
        <w:t>组</w:t>
      </w:r>
      <w:r w:rsidR="00C54012" w:rsidRPr="005C1750">
        <w:rPr>
          <w:rFonts w:ascii="Times New Roman" w:hAnsi="Times New Roman" w:cs="Times New Roman"/>
          <w:szCs w:val="24"/>
        </w:rPr>
        <w:t>数据集的规模</w:t>
      </w:r>
      <w:r w:rsidR="00273B77" w:rsidRPr="005C1750">
        <w:rPr>
          <w:rFonts w:ascii="Times New Roman" w:hAnsi="Times New Roman" w:cs="Times New Roman"/>
          <w:szCs w:val="24"/>
        </w:rPr>
        <w:t>按线性排列。</w:t>
      </w:r>
      <w:r w:rsidR="008D0B74" w:rsidRPr="005C1750">
        <w:rPr>
          <w:rFonts w:ascii="Times New Roman" w:hAnsi="Times New Roman" w:cs="Times New Roman"/>
          <w:szCs w:val="24"/>
        </w:rPr>
        <w:t>测</w:t>
      </w:r>
      <w:r w:rsidR="00967049" w:rsidRPr="005C1750">
        <w:rPr>
          <w:rFonts w:ascii="Times New Roman" w:hAnsi="Times New Roman" w:cs="Times New Roman"/>
          <w:szCs w:val="24"/>
        </w:rPr>
        <w:t>试数据集见表</w:t>
      </w:r>
      <w:r w:rsidR="00967049" w:rsidRPr="005C1750">
        <w:rPr>
          <w:rFonts w:ascii="Times New Roman" w:hAnsi="Times New Roman" w:cs="Times New Roman"/>
          <w:szCs w:val="24"/>
        </w:rPr>
        <w:t>6-1</w:t>
      </w:r>
      <w:r w:rsidR="00967049" w:rsidRPr="005C1750">
        <w:rPr>
          <w:rFonts w:ascii="Times New Roman" w:hAnsi="Times New Roman" w:cs="Times New Roman"/>
          <w:szCs w:val="24"/>
        </w:rPr>
        <w:t>所示</w:t>
      </w:r>
      <w:r w:rsidR="00E41961" w:rsidRPr="005C1750">
        <w:rPr>
          <w:rFonts w:ascii="Times New Roman" w:hAnsi="Times New Roman" w:cs="Times New Roman"/>
          <w:szCs w:val="24"/>
        </w:rPr>
        <w:t>，</w:t>
      </w:r>
      <w:r w:rsidR="00A278AE" w:rsidRPr="005C1750">
        <w:rPr>
          <w:rFonts w:ascii="Times New Roman" w:hAnsi="Times New Roman" w:cs="Times New Roman"/>
          <w:szCs w:val="24"/>
        </w:rPr>
        <w:t>其中</w:t>
      </w:r>
      <w:r w:rsidR="00E41961" w:rsidRPr="005C1750">
        <w:rPr>
          <w:rFonts w:ascii="Times New Roman" w:hAnsi="Times New Roman" w:cs="Times New Roman"/>
          <w:szCs w:val="24"/>
        </w:rPr>
        <w:t>D10</w:t>
      </w:r>
      <w:r w:rsidR="00E41961" w:rsidRPr="005C1750">
        <w:rPr>
          <w:rFonts w:ascii="Times New Roman" w:hAnsi="Times New Roman" w:cs="Times New Roman"/>
          <w:szCs w:val="24"/>
        </w:rPr>
        <w:t>为原始的全集数据</w:t>
      </w:r>
      <w:r w:rsidR="00A278AE" w:rsidRPr="005C1750">
        <w:rPr>
          <w:rFonts w:ascii="Times New Roman" w:hAnsi="Times New Roman" w:cs="Times New Roman"/>
          <w:szCs w:val="24"/>
        </w:rPr>
        <w:t>，总共约有</w:t>
      </w:r>
      <w:r w:rsidR="00A278AE" w:rsidRPr="005C1750">
        <w:rPr>
          <w:rFonts w:ascii="Times New Roman" w:hAnsi="Times New Roman" w:cs="Times New Roman"/>
          <w:szCs w:val="24"/>
        </w:rPr>
        <w:t>480</w:t>
      </w:r>
      <w:r w:rsidR="00A278AE" w:rsidRPr="005C1750">
        <w:rPr>
          <w:rFonts w:ascii="Times New Roman" w:hAnsi="Times New Roman" w:cs="Times New Roman"/>
          <w:szCs w:val="24"/>
        </w:rPr>
        <w:t>万个顶点，</w:t>
      </w:r>
      <w:r w:rsidR="00A278AE" w:rsidRPr="005C1750">
        <w:rPr>
          <w:rFonts w:ascii="Times New Roman" w:hAnsi="Times New Roman" w:cs="Times New Roman"/>
          <w:szCs w:val="24"/>
        </w:rPr>
        <w:t>6900</w:t>
      </w:r>
      <w:r w:rsidR="00A278AE" w:rsidRPr="005C1750">
        <w:rPr>
          <w:rFonts w:ascii="Times New Roman" w:hAnsi="Times New Roman" w:cs="Times New Roman"/>
          <w:szCs w:val="24"/>
        </w:rPr>
        <w:t>万条边；</w:t>
      </w:r>
      <w:r w:rsidR="00E41961" w:rsidRPr="005C1750">
        <w:rPr>
          <w:rFonts w:ascii="Times New Roman" w:hAnsi="Times New Roman" w:cs="Times New Roman"/>
          <w:szCs w:val="24"/>
        </w:rPr>
        <w:t>D1-D9</w:t>
      </w:r>
      <w:r w:rsidR="00E41961" w:rsidRPr="005C1750">
        <w:rPr>
          <w:rFonts w:ascii="Times New Roman" w:hAnsi="Times New Roman" w:cs="Times New Roman"/>
          <w:szCs w:val="24"/>
        </w:rPr>
        <w:t>为通过平均抽样方式从</w:t>
      </w:r>
      <w:r w:rsidR="00E41961" w:rsidRPr="005C1750">
        <w:rPr>
          <w:rFonts w:ascii="Times New Roman" w:hAnsi="Times New Roman" w:cs="Times New Roman"/>
          <w:szCs w:val="24"/>
        </w:rPr>
        <w:t>D10</w:t>
      </w:r>
      <w:r w:rsidR="00E41961" w:rsidRPr="005C1750">
        <w:rPr>
          <w:rFonts w:ascii="Times New Roman" w:hAnsi="Times New Roman" w:cs="Times New Roman"/>
          <w:szCs w:val="24"/>
        </w:rPr>
        <w:t>数据集抽样组成。</w:t>
      </w:r>
    </w:p>
    <w:p w14:paraId="1FBF967E" w14:textId="792D60FA" w:rsidR="003B6064" w:rsidRPr="003B6064" w:rsidRDefault="00967049" w:rsidP="003B6064">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BD3D9E">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5C1750" w:rsidRDefault="007B24C2" w:rsidP="00895124">
      <w:pPr>
        <w:rPr>
          <w:rFonts w:ascii="Times New Roman" w:hAnsi="Times New Roman" w:cs="Times New Roman"/>
        </w:rPr>
      </w:pPr>
      <w:r w:rsidRPr="005C1750">
        <w:rPr>
          <w:rFonts w:ascii="Times New Roman" w:hAnsi="Times New Roman" w:cs="Times New Roman"/>
          <w:szCs w:val="24"/>
        </w:rPr>
        <w:t>为了</w:t>
      </w:r>
      <w:r w:rsidR="00895124" w:rsidRPr="005C1750">
        <w:rPr>
          <w:rFonts w:ascii="Times New Roman" w:hAnsi="Times New Roman" w:cs="Times New Roman"/>
          <w:szCs w:val="24"/>
        </w:rPr>
        <w:t>快速</w:t>
      </w:r>
      <w:r w:rsidRPr="005C1750">
        <w:rPr>
          <w:rFonts w:ascii="Times New Roman" w:hAnsi="Times New Roman" w:cs="Times New Roman"/>
          <w:szCs w:val="24"/>
        </w:rPr>
        <w:t>了解数据集的特征，我们首先</w:t>
      </w:r>
      <w:r w:rsidR="00895124" w:rsidRPr="005C1750">
        <w:rPr>
          <w:rFonts w:ascii="Times New Roman" w:hAnsi="Times New Roman" w:cs="Times New Roman"/>
          <w:szCs w:val="24"/>
        </w:rPr>
        <w:t>在全集数据（</w:t>
      </w:r>
      <w:r w:rsidR="00895124" w:rsidRPr="005C1750">
        <w:rPr>
          <w:rFonts w:ascii="Times New Roman" w:hAnsi="Times New Roman" w:cs="Times New Roman"/>
          <w:szCs w:val="24"/>
        </w:rPr>
        <w:t>D10</w:t>
      </w:r>
      <w:r w:rsidR="00895124" w:rsidRPr="005C1750">
        <w:rPr>
          <w:rFonts w:ascii="Times New Roman" w:hAnsi="Times New Roman" w:cs="Times New Roman"/>
          <w:szCs w:val="24"/>
        </w:rPr>
        <w:t>数据集）上</w:t>
      </w:r>
      <w:r w:rsidRPr="005C1750">
        <w:rPr>
          <w:rFonts w:ascii="Times New Roman" w:hAnsi="Times New Roman" w:cs="Times New Roman"/>
          <w:szCs w:val="24"/>
        </w:rPr>
        <w:t>统计了</w:t>
      </w:r>
      <w:r w:rsidR="00901699" w:rsidRPr="005C1750">
        <w:rPr>
          <w:rFonts w:ascii="Times New Roman" w:hAnsi="Times New Roman" w:cs="Times New Roman"/>
          <w:szCs w:val="24"/>
        </w:rPr>
        <w:t>顶</w:t>
      </w:r>
      <w:r w:rsidRPr="005C1750">
        <w:rPr>
          <w:rFonts w:ascii="Times New Roman" w:hAnsi="Times New Roman" w:cs="Times New Roman"/>
          <w:szCs w:val="24"/>
        </w:rPr>
        <w:t>点的度的分布图，</w:t>
      </w:r>
      <w:r w:rsidR="00AC34C8" w:rsidRPr="005C1750">
        <w:rPr>
          <w:rFonts w:ascii="Times New Roman" w:hAnsi="Times New Roman" w:cs="Times New Roman"/>
        </w:rPr>
        <w:t>如图</w:t>
      </w:r>
      <w:r w:rsidR="00AC34C8" w:rsidRPr="005C1750">
        <w:rPr>
          <w:rFonts w:ascii="Times New Roman" w:hAnsi="Times New Roman" w:cs="Times New Roman"/>
        </w:rPr>
        <w:t>6-1</w:t>
      </w:r>
      <w:r w:rsidR="00AC34C8" w:rsidRPr="005C1750">
        <w:rPr>
          <w:rFonts w:ascii="Times New Roman" w:hAnsi="Times New Roman" w:cs="Times New Roman"/>
        </w:rPr>
        <w:t>所示</w:t>
      </w:r>
      <w:r w:rsidR="007D28BE" w:rsidRPr="005C1750">
        <w:rPr>
          <w:rFonts w:ascii="Times New Roman" w:hAnsi="Times New Roman" w:cs="Times New Roman"/>
        </w:rPr>
        <w:t>，由此可见</w:t>
      </w:r>
      <w:r w:rsidR="00643A37" w:rsidRPr="005C1750">
        <w:rPr>
          <w:rFonts w:ascii="Times New Roman" w:hAnsi="Times New Roman" w:cs="Times New Roman"/>
        </w:rPr>
        <w:t>大多数的顶点的度都集中在</w:t>
      </w:r>
      <w:r w:rsidR="00643A37" w:rsidRPr="005C1750">
        <w:rPr>
          <w:rFonts w:ascii="Times New Roman" w:hAnsi="Times New Roman" w:cs="Times New Roman"/>
        </w:rPr>
        <w:t>1-10</w:t>
      </w:r>
      <w:r w:rsidR="00643A37" w:rsidRPr="005C1750">
        <w:rPr>
          <w:rFonts w:ascii="Times New Roman" w:hAnsi="Times New Roman" w:cs="Times New Roman"/>
        </w:rPr>
        <w:t>之间，只有极少数的顶点的度能够超过</w:t>
      </w:r>
      <w:r w:rsidR="003A4D5C" w:rsidRPr="005C1750">
        <w:rPr>
          <w:rFonts w:ascii="Times New Roman" w:hAnsi="Times New Roman" w:cs="Times New Roman"/>
        </w:rPr>
        <w:t>30</w:t>
      </w:r>
      <w:r w:rsidR="003A4D5C" w:rsidRPr="005C1750">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0073BE1F" w:rsidR="00605361" w:rsidRDefault="00643A37" w:rsidP="00643A37">
      <w:pPr>
        <w:pStyle w:val="ad"/>
        <w:jc w:val="center"/>
        <w:rPr>
          <w:rFonts w:ascii="宋体" w:hAnsi="宋体"/>
        </w:rP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1</w:t>
      </w:r>
      <w:r w:rsidR="00A85874">
        <w:fldChar w:fldCharType="end"/>
      </w:r>
      <w:r>
        <w:t xml:space="preserve"> </w:t>
      </w:r>
      <w:r>
        <w:rPr>
          <w:rFonts w:hint="eastAsia"/>
        </w:rPr>
        <w:t>顶点的度分布图</w:t>
      </w:r>
    </w:p>
    <w:p w14:paraId="0777C5BE" w14:textId="53489E18" w:rsidR="00CC2B58" w:rsidRPr="005C1750" w:rsidRDefault="00CC2B58" w:rsidP="00FC1A7C">
      <w:pPr>
        <w:ind w:firstLineChars="200" w:firstLine="480"/>
        <w:rPr>
          <w:rFonts w:ascii="Times New Roman" w:hAnsi="Times New Roman" w:cs="Times New Roman"/>
        </w:rPr>
      </w:pPr>
      <w:r w:rsidRPr="005C1750">
        <w:rPr>
          <w:rFonts w:ascii="Times New Roman" w:hAnsi="Times New Roman" w:cs="Times New Roman"/>
        </w:rPr>
        <w:t>本实验主要通过测试</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E706BB" w:rsidRPr="005C1750">
        <w:rPr>
          <w:rFonts w:ascii="Times New Roman" w:hAnsi="Times New Roman" w:cs="Times New Roman"/>
        </w:rPr>
        <w:t>这四个算法进行验证。实验在由</w:t>
      </w:r>
      <w:r w:rsidR="00E706BB" w:rsidRPr="005C1750">
        <w:rPr>
          <w:rFonts w:ascii="Times New Roman" w:hAnsi="Times New Roman" w:cs="Times New Roman"/>
        </w:rPr>
        <w:t>10</w:t>
      </w:r>
      <w:r w:rsidR="00E706BB" w:rsidRPr="005C1750">
        <w:rPr>
          <w:rFonts w:ascii="Times New Roman" w:hAnsi="Times New Roman" w:cs="Times New Roman"/>
        </w:rPr>
        <w:t>台计算机构成的集群上运行。</w:t>
      </w:r>
      <w:r w:rsidR="00DF3300" w:rsidRPr="005C1750">
        <w:rPr>
          <w:rFonts w:ascii="Times New Roman" w:hAnsi="Times New Roman" w:cs="Times New Roman"/>
        </w:rPr>
        <w:t>每台计算机从本地读取文件并进行计算，然后更新分布式缓存中的图的状态</w:t>
      </w:r>
      <w:r w:rsidR="00D43E93" w:rsidRPr="005C1750">
        <w:rPr>
          <w:rFonts w:ascii="Times New Roman" w:hAnsi="Times New Roman" w:cs="Times New Roman"/>
        </w:rPr>
        <w:t>。</w:t>
      </w:r>
      <w:r w:rsidR="0026613C" w:rsidRPr="005C1750">
        <w:rPr>
          <w:rFonts w:ascii="Times New Roman" w:hAnsi="Times New Roman" w:cs="Times New Roman"/>
        </w:rPr>
        <w:t>单独每台计算机的配置如表</w:t>
      </w:r>
      <w:r w:rsidR="000352F3" w:rsidRPr="005C1750">
        <w:rPr>
          <w:rFonts w:ascii="Times New Roman" w:hAnsi="Times New Roman" w:cs="Times New Roman"/>
        </w:rPr>
        <w:t>6-2</w:t>
      </w:r>
      <w:r w:rsidR="000352F3" w:rsidRPr="005C1750">
        <w:rPr>
          <w:rFonts w:ascii="Times New Roman" w:hAnsi="Times New Roman" w:cs="Times New Roman"/>
        </w:rPr>
        <w:t>所示：</w:t>
      </w:r>
    </w:p>
    <w:p w14:paraId="5D7B1426" w14:textId="6B1C9E83" w:rsidR="000352F3" w:rsidRDefault="000352F3" w:rsidP="000352F3">
      <w:pPr>
        <w:pStyle w:val="ad"/>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BD3D9E">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6B363B2D" w:rsidR="000352F3" w:rsidRDefault="00F87445" w:rsidP="00924D91">
      <w:pPr>
        <w:pStyle w:val="2"/>
        <w:numPr>
          <w:ilvl w:val="1"/>
          <w:numId w:val="41"/>
        </w:numPr>
      </w:pPr>
      <w:bookmarkStart w:id="315" w:name="_Toc478509299"/>
      <w:bookmarkStart w:id="316" w:name="_Toc478569384"/>
      <w:r>
        <w:rPr>
          <w:rFonts w:hint="eastAsia"/>
        </w:rPr>
        <w:t>实验结果</w:t>
      </w:r>
      <w:bookmarkEnd w:id="315"/>
      <w:bookmarkEnd w:id="316"/>
    </w:p>
    <w:p w14:paraId="0596A7BD" w14:textId="4FB7A745" w:rsidR="00F87445" w:rsidRDefault="009B2679" w:rsidP="009B2679">
      <w:pPr>
        <w:pStyle w:val="3"/>
        <w:numPr>
          <w:ilvl w:val="2"/>
          <w:numId w:val="41"/>
        </w:numPr>
      </w:pPr>
      <w:bookmarkStart w:id="317" w:name="_Toc478509300"/>
      <w:bookmarkStart w:id="318" w:name="_Toc478569385"/>
      <w:r>
        <w:rPr>
          <w:rFonts w:hint="eastAsia"/>
        </w:rPr>
        <w:t>准确性</w:t>
      </w:r>
      <w:bookmarkEnd w:id="317"/>
      <w:bookmarkEnd w:id="318"/>
    </w:p>
    <w:p w14:paraId="32AC3F8F" w14:textId="1CF736A6" w:rsidR="00F87445" w:rsidRPr="005C1750" w:rsidRDefault="007A5F8C" w:rsidP="00AC0235">
      <w:pPr>
        <w:ind w:firstLineChars="200" w:firstLine="480"/>
        <w:rPr>
          <w:rFonts w:ascii="Times New Roman" w:hAnsi="Times New Roman" w:cs="Times New Roman"/>
        </w:rPr>
      </w:pPr>
      <w:r w:rsidRPr="005C1750">
        <w:rPr>
          <w:rFonts w:ascii="Times New Roman" w:hAnsi="Times New Roman" w:cs="Times New Roman"/>
        </w:rPr>
        <w:t>GraphFlow</w:t>
      </w:r>
      <w:r w:rsidRPr="005C1750">
        <w:rPr>
          <w:rFonts w:ascii="Times New Roman" w:hAnsi="Times New Roman" w:cs="Times New Roman"/>
        </w:rPr>
        <w:t>系统</w:t>
      </w:r>
      <w:r w:rsidR="00D67FA8" w:rsidRPr="005C1750">
        <w:rPr>
          <w:rFonts w:ascii="Times New Roman" w:hAnsi="Times New Roman" w:cs="Times New Roman"/>
        </w:rPr>
        <w:t>采用了</w:t>
      </w:r>
      <w:r w:rsidR="00AC0235" w:rsidRPr="005C1750">
        <w:rPr>
          <w:rFonts w:ascii="Times New Roman" w:hAnsi="Times New Roman" w:cs="Times New Roman"/>
        </w:rPr>
        <w:t>增量计算的方式来实时处理流式图数据，相比较传统的基于采样和概要设计的估算模式，计算结果更为准确。</w:t>
      </w:r>
      <w:r w:rsidR="002E30F9" w:rsidRPr="005C1750">
        <w:rPr>
          <w:rFonts w:ascii="Times New Roman" w:hAnsi="Times New Roman" w:cs="Times New Roman"/>
        </w:rPr>
        <w:t>为了能够测试出系统</w:t>
      </w:r>
      <w:r w:rsidR="00FF0FA5" w:rsidRPr="005C1750">
        <w:rPr>
          <w:rFonts w:ascii="Times New Roman" w:hAnsi="Times New Roman" w:cs="Times New Roman"/>
        </w:rPr>
        <w:t>并发度对系统计算结果准确性的影响，本文分别测试了</w:t>
      </w:r>
      <w:r w:rsidR="00FF0FA5" w:rsidRPr="005C1750">
        <w:rPr>
          <w:rFonts w:ascii="Times New Roman" w:hAnsi="Times New Roman" w:cs="Times New Roman"/>
        </w:rPr>
        <w:t>DD</w:t>
      </w:r>
      <w:r w:rsidR="00583FA7" w:rsidRPr="005C1750">
        <w:rPr>
          <w:rFonts w:ascii="Times New Roman" w:hAnsi="Times New Roman" w:cs="Times New Roman"/>
        </w:rPr>
        <w:t>、</w:t>
      </w:r>
      <w:r w:rsidR="00FF0FA5" w:rsidRPr="005C1750">
        <w:rPr>
          <w:rFonts w:ascii="Times New Roman" w:hAnsi="Times New Roman" w:cs="Times New Roman"/>
        </w:rPr>
        <w:t>TC</w:t>
      </w:r>
      <w:r w:rsidR="00FF0FA5" w:rsidRPr="005C1750">
        <w:rPr>
          <w:rFonts w:ascii="Times New Roman" w:hAnsi="Times New Roman" w:cs="Times New Roman"/>
        </w:rPr>
        <w:t>、</w:t>
      </w:r>
      <w:r w:rsidR="00FF0FA5" w:rsidRPr="005C1750">
        <w:rPr>
          <w:rFonts w:ascii="Times New Roman" w:hAnsi="Times New Roman" w:cs="Times New Roman"/>
        </w:rPr>
        <w:t>SSSP</w:t>
      </w:r>
      <w:r w:rsidR="00FF0FA5" w:rsidRPr="005C1750">
        <w:rPr>
          <w:rFonts w:ascii="Times New Roman" w:hAnsi="Times New Roman" w:cs="Times New Roman"/>
        </w:rPr>
        <w:t>在并发度为</w:t>
      </w:r>
      <w:r w:rsidR="00FF0FA5" w:rsidRPr="005C1750">
        <w:rPr>
          <w:rFonts w:ascii="Times New Roman" w:hAnsi="Times New Roman" w:cs="Times New Roman"/>
        </w:rPr>
        <w:t>1-10</w:t>
      </w:r>
      <w:r w:rsidR="00FF0FA5" w:rsidRPr="005C1750">
        <w:rPr>
          <w:rFonts w:ascii="Times New Roman" w:hAnsi="Times New Roman" w:cs="Times New Roman"/>
        </w:rPr>
        <w:t>的情况下，计算结果的准确性</w:t>
      </w:r>
      <w:r w:rsidR="00241260">
        <w:rPr>
          <w:rFonts w:ascii="Times New Roman" w:hAnsi="Times New Roman" w:cs="Times New Roman" w:hint="eastAsia"/>
        </w:rPr>
        <w:t>，因为</w:t>
      </w:r>
      <w:r w:rsidR="00241260">
        <w:rPr>
          <w:rFonts w:ascii="Times New Roman" w:hAnsi="Times New Roman" w:cs="Times New Roman" w:hint="eastAsia"/>
        </w:rPr>
        <w:t>PR</w:t>
      </w:r>
      <w:r w:rsidR="00241260">
        <w:rPr>
          <w:rFonts w:ascii="Times New Roman" w:hAnsi="Times New Roman" w:cs="Times New Roman" w:hint="eastAsia"/>
        </w:rPr>
        <w:t>算法现有的系统实现方式不同，得到的计算结果也不相同，</w:t>
      </w:r>
      <w:r w:rsidR="003B6DBB">
        <w:rPr>
          <w:rFonts w:ascii="Times New Roman" w:hAnsi="Times New Roman" w:cs="Times New Roman" w:hint="eastAsia"/>
        </w:rPr>
        <w:t>无法对测试结果进行很好的评判。</w:t>
      </w:r>
      <w:r w:rsidR="00241260">
        <w:rPr>
          <w:rFonts w:ascii="Times New Roman" w:hAnsi="Times New Roman" w:cs="Times New Roman" w:hint="eastAsia"/>
        </w:rPr>
        <w:t>为此，我们重点关注前三种算法的准确性，对于</w:t>
      </w:r>
      <w:r w:rsidR="00241260">
        <w:rPr>
          <w:rFonts w:ascii="Times New Roman" w:hAnsi="Times New Roman" w:cs="Times New Roman" w:hint="eastAsia"/>
        </w:rPr>
        <w:t>PR</w:t>
      </w:r>
      <w:r w:rsidR="00241260">
        <w:rPr>
          <w:rFonts w:ascii="Times New Roman" w:hAnsi="Times New Roman" w:cs="Times New Roman" w:hint="eastAsia"/>
        </w:rPr>
        <w:t>算法，我们重点关注它的实时性</w:t>
      </w:r>
      <w:r w:rsidR="00B64060" w:rsidRPr="005C1750">
        <w:rPr>
          <w:rFonts w:ascii="Times New Roman" w:hAnsi="Times New Roman" w:cs="Times New Roman"/>
        </w:rPr>
        <w:t>。</w:t>
      </w:r>
    </w:p>
    <w:p w14:paraId="4B464C4A" w14:textId="44B44905" w:rsidR="001B1F18" w:rsidRDefault="00CF2F5E" w:rsidP="00AC0235">
      <w:pPr>
        <w:ind w:firstLineChars="200" w:firstLine="480"/>
        <w:rPr>
          <w:rFonts w:ascii="宋体" w:hAnsi="宋体"/>
        </w:rPr>
      </w:pPr>
      <w:r w:rsidRPr="005C1750">
        <w:rPr>
          <w:rFonts w:ascii="Times New Roman" w:hAnsi="Times New Roman" w:cs="Times New Roman"/>
        </w:rPr>
        <w:t>DD</w:t>
      </w:r>
      <w:r w:rsidR="00271E99" w:rsidRPr="005C1750">
        <w:rPr>
          <w:rFonts w:ascii="Times New Roman" w:hAnsi="Times New Roman" w:cs="Times New Roman"/>
        </w:rPr>
        <w:t>算法用来统计每个顶点</w:t>
      </w:r>
      <w:r w:rsidRPr="005C1750">
        <w:rPr>
          <w:rFonts w:ascii="Times New Roman" w:hAnsi="Times New Roman" w:cs="Times New Roman"/>
        </w:rPr>
        <w:t>的度，</w:t>
      </w:r>
      <w:r w:rsidRPr="005C1750">
        <w:rPr>
          <w:rFonts w:ascii="Times New Roman" w:hAnsi="Times New Roman" w:cs="Times New Roman"/>
        </w:rPr>
        <w:t>SSSP</w:t>
      </w:r>
      <w:r w:rsidRPr="005C1750">
        <w:rPr>
          <w:rFonts w:ascii="Times New Roman" w:hAnsi="Times New Roman" w:cs="Times New Roman"/>
        </w:rPr>
        <w:t>算法用来计算各个顶点</w:t>
      </w:r>
      <w:r w:rsidR="00271E99" w:rsidRPr="005C1750">
        <w:rPr>
          <w:rFonts w:ascii="Times New Roman" w:hAnsi="Times New Roman" w:cs="Times New Roman"/>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491B9FB0" w:rsidR="00271E99" w:rsidRPr="005C1750" w:rsidRDefault="00271E99" w:rsidP="00AC0235">
      <w:pPr>
        <w:ind w:firstLineChars="200" w:firstLine="480"/>
        <w:rPr>
          <w:rFonts w:ascii="Times New Roman" w:hAnsi="Times New Roman" w:cs="Times New Roman"/>
        </w:rPr>
      </w:pPr>
      <w:r w:rsidRPr="005C1750">
        <w:rPr>
          <w:rFonts w:ascii="Times New Roman" w:hAnsi="Times New Roman" w:cs="Times New Roman"/>
        </w:rPr>
        <w:lastRenderedPageBreak/>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5C1750">
        <w:rPr>
          <w:rFonts w:ascii="Times New Roman" w:hAnsi="Times New Roman" w:cs="Times New Roman"/>
        </w:rPr>
        <w:t>。即我们将比对每个顶点实际计算的值跟真实值是否相同，计算正确的</w:t>
      </w:r>
      <w:r w:rsidR="00D938F2">
        <w:rPr>
          <w:rFonts w:ascii="Times New Roman" w:hAnsi="Times New Roman" w:cs="Times New Roman"/>
        </w:rPr>
        <w:t>顶点</w:t>
      </w:r>
      <w:r w:rsidR="008D4494" w:rsidRPr="005C1750">
        <w:rPr>
          <w:rFonts w:ascii="Times New Roman" w:hAnsi="Times New Roman" w:cs="Times New Roman"/>
        </w:rPr>
        <w:t>所占的比例即为该算法的准确率。</w:t>
      </w:r>
    </w:p>
    <w:p w14:paraId="79B0AA0A" w14:textId="7012785F" w:rsidR="00D14D12" w:rsidRPr="005C1750" w:rsidRDefault="00D14D12" w:rsidP="00AC0235">
      <w:pPr>
        <w:ind w:firstLineChars="200" w:firstLine="480"/>
        <w:rPr>
          <w:rFonts w:ascii="Times New Roman" w:hAnsi="Times New Roman" w:cs="Times New Roman"/>
        </w:rPr>
      </w:pPr>
      <w:r w:rsidRPr="005C1750">
        <w:rPr>
          <w:rFonts w:ascii="Times New Roman" w:hAnsi="Times New Roman" w:cs="Times New Roman"/>
        </w:rPr>
        <w:t>而对于</w:t>
      </w:r>
      <w:r w:rsidRPr="005C1750">
        <w:rPr>
          <w:rFonts w:ascii="Times New Roman" w:hAnsi="Times New Roman" w:cs="Times New Roman"/>
        </w:rPr>
        <w:t>TC</w:t>
      </w:r>
      <w:r w:rsidRPr="005C1750">
        <w:rPr>
          <w:rFonts w:ascii="Times New Roman" w:hAnsi="Times New Roman" w:cs="Times New Roman"/>
        </w:rPr>
        <w:t>算法，它反馈回来的只有一个</w:t>
      </w:r>
      <w:r w:rsidR="00E91604" w:rsidRPr="005C1750">
        <w:rPr>
          <w:rFonts w:ascii="Times New Roman" w:hAnsi="Times New Roman" w:cs="Times New Roman"/>
        </w:rPr>
        <w:t>单独的值，即整个图的三角形数目。对于该算法，我们的正确率计算公式为：</w:t>
      </w:r>
    </w:p>
    <w:p w14:paraId="0FA0B95E" w14:textId="2B892E05" w:rsidR="00E91604" w:rsidRPr="005C1750" w:rsidRDefault="00E91604" w:rsidP="00AC0235">
      <w:pPr>
        <w:ind w:firstLineChars="200" w:firstLine="480"/>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m:oMathPara>
    </w:p>
    <w:p w14:paraId="43E12FEB" w14:textId="45F27751" w:rsidR="00E548B9" w:rsidRPr="005C1750" w:rsidRDefault="00E91604" w:rsidP="004429DB">
      <w:pPr>
        <w:ind w:firstLineChars="200" w:firstLine="480"/>
        <w:rPr>
          <w:rFonts w:ascii="Times New Roman" w:hAnsi="Times New Roman" w:cs="Times New Roman"/>
        </w:rPr>
      </w:pPr>
      <w:r w:rsidRPr="005C1750">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5C1750">
        <w:rPr>
          <w:rFonts w:ascii="Times New Roman" w:hAnsi="Times New Roman" w:cs="Times New Roman"/>
        </w:rPr>
        <w:t>为本系统中的</w:t>
      </w:r>
      <w:r w:rsidRPr="005C1750">
        <w:rPr>
          <w:rFonts w:ascii="Times New Roman" w:hAnsi="Times New Roman" w:cs="Times New Roman"/>
        </w:rPr>
        <w:t>TC</w:t>
      </w:r>
      <w:r w:rsidRPr="005C1750">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5C1750">
        <w:rPr>
          <w:rFonts w:ascii="Times New Roman" w:hAnsi="Times New Roman" w:cs="Times New Roman"/>
        </w:rPr>
        <w:t>为图真实的</w:t>
      </w:r>
      <w:r w:rsidRPr="005C1750">
        <w:rPr>
          <w:rFonts w:ascii="Times New Roman" w:hAnsi="Times New Roman" w:cs="Times New Roman"/>
        </w:rPr>
        <w:t>TC</w:t>
      </w:r>
      <w:r w:rsidRPr="005C1750">
        <w:rPr>
          <w:rFonts w:ascii="Times New Roman" w:hAnsi="Times New Roman" w:cs="Times New Roman"/>
        </w:rPr>
        <w:t>值。</w:t>
      </w:r>
    </w:p>
    <w:p w14:paraId="266EE1E1" w14:textId="1023EAEE" w:rsidR="0028016C" w:rsidRDefault="004429DB" w:rsidP="00AC0235">
      <w:pPr>
        <w:ind w:firstLineChars="200" w:firstLine="480"/>
        <w:rPr>
          <w:rFonts w:ascii="宋体" w:hAnsi="宋体"/>
        </w:rPr>
      </w:pPr>
      <w:r w:rsidRPr="005C1750">
        <w:rPr>
          <w:rFonts w:ascii="Times New Roman" w:hAnsi="Times New Roman" w:cs="Times New Roman"/>
        </w:rPr>
        <w:t>定义完这三个算法的准准确率计算公式后</w:t>
      </w:r>
      <w:r w:rsidR="00BA1AE0" w:rsidRPr="005C1750">
        <w:rPr>
          <w:rFonts w:ascii="Times New Roman" w:hAnsi="Times New Roman" w:cs="Times New Roman"/>
        </w:rPr>
        <w:t>，</w:t>
      </w:r>
      <w:r w:rsidR="009967B5" w:rsidRPr="005C1750">
        <w:rPr>
          <w:rFonts w:ascii="Times New Roman" w:hAnsi="Times New Roman" w:cs="Times New Roman"/>
        </w:rPr>
        <w:t>我们在</w:t>
      </w:r>
      <w:r w:rsidR="009967B5" w:rsidRPr="005C1750">
        <w:rPr>
          <w:rFonts w:ascii="Times New Roman" w:hAnsi="Times New Roman" w:cs="Times New Roman"/>
        </w:rPr>
        <w:t>D1</w:t>
      </w:r>
      <w:r w:rsidR="007978FA">
        <w:rPr>
          <w:rFonts w:ascii="Times New Roman" w:hAnsi="Times New Roman" w:cs="Times New Roman"/>
        </w:rPr>
        <w:t>-D10</w:t>
      </w:r>
      <w:r w:rsidR="009967B5" w:rsidRPr="005C1750">
        <w:rPr>
          <w:rFonts w:ascii="Times New Roman" w:hAnsi="Times New Roman" w:cs="Times New Roman"/>
        </w:rPr>
        <w:t>数据集上分别进行测试，同时为了考虑</w:t>
      </w:r>
      <w:r w:rsidR="000E08E4" w:rsidRPr="005C1750">
        <w:rPr>
          <w:rFonts w:ascii="Times New Roman" w:hAnsi="Times New Roman" w:cs="Times New Roman"/>
        </w:rPr>
        <w:t>不同并发度对计算结果准确性的影响，我们分别测试了这三个算法在计算节点总数为</w:t>
      </w:r>
      <w:r w:rsidR="000E08E4" w:rsidRPr="005C1750">
        <w:rPr>
          <w:rFonts w:ascii="Times New Roman" w:hAnsi="Times New Roman" w:cs="Times New Roman"/>
        </w:rPr>
        <w:t>1</w:t>
      </w:r>
      <w:r w:rsidR="000E08E4" w:rsidRPr="005C1750">
        <w:rPr>
          <w:rFonts w:ascii="Times New Roman" w:hAnsi="Times New Roman" w:cs="Times New Roman"/>
        </w:rPr>
        <w:t>、</w:t>
      </w:r>
      <w:r w:rsidR="000E08E4" w:rsidRPr="005C1750">
        <w:rPr>
          <w:rFonts w:ascii="Times New Roman" w:hAnsi="Times New Roman" w:cs="Times New Roman"/>
        </w:rPr>
        <w:t>2</w:t>
      </w:r>
      <w:r w:rsidR="000E08E4" w:rsidRPr="005C1750">
        <w:rPr>
          <w:rFonts w:ascii="Times New Roman" w:hAnsi="Times New Roman" w:cs="Times New Roman"/>
        </w:rPr>
        <w:t>、</w:t>
      </w:r>
      <w:r w:rsidR="000E08E4" w:rsidRPr="005C1750">
        <w:rPr>
          <w:rFonts w:ascii="Times New Roman" w:hAnsi="Times New Roman" w:cs="Times New Roman"/>
        </w:rPr>
        <w:t>4</w:t>
      </w:r>
      <w:r w:rsidR="000E08E4" w:rsidRPr="005C1750">
        <w:rPr>
          <w:rFonts w:ascii="Times New Roman" w:hAnsi="Times New Roman" w:cs="Times New Roman"/>
        </w:rPr>
        <w:t>、</w:t>
      </w:r>
      <w:r w:rsidR="000E08E4" w:rsidRPr="005C1750">
        <w:rPr>
          <w:rFonts w:ascii="Times New Roman" w:hAnsi="Times New Roman" w:cs="Times New Roman"/>
        </w:rPr>
        <w:t>6</w:t>
      </w:r>
      <w:r w:rsidR="000E08E4" w:rsidRPr="005C1750">
        <w:rPr>
          <w:rFonts w:ascii="Times New Roman" w:hAnsi="Times New Roman" w:cs="Times New Roman"/>
        </w:rPr>
        <w:t>、</w:t>
      </w:r>
      <w:r w:rsidR="000E08E4" w:rsidRPr="005C1750">
        <w:rPr>
          <w:rFonts w:ascii="Times New Roman" w:hAnsi="Times New Roman" w:cs="Times New Roman"/>
        </w:rPr>
        <w:t>8</w:t>
      </w:r>
      <w:r w:rsidR="000E08E4" w:rsidRPr="005C1750">
        <w:rPr>
          <w:rFonts w:ascii="Times New Roman" w:hAnsi="Times New Roman" w:cs="Times New Roman"/>
        </w:rPr>
        <w:t>、</w:t>
      </w:r>
      <w:r w:rsidR="000E08E4" w:rsidRPr="005C1750">
        <w:rPr>
          <w:rFonts w:ascii="Times New Roman" w:hAnsi="Times New Roman" w:cs="Times New Roman"/>
        </w:rPr>
        <w:t>10</w:t>
      </w:r>
      <w:r w:rsidR="000E08E4" w:rsidRPr="005C1750">
        <w:rPr>
          <w:rFonts w:ascii="Times New Roman" w:hAnsi="Times New Roman" w:cs="Times New Roman"/>
        </w:rPr>
        <w:t>下的准确率</w:t>
      </w:r>
      <w:r w:rsidR="0028016C" w:rsidRPr="005C1750">
        <w:rPr>
          <w:rFonts w:ascii="Times New Roman" w:hAnsi="Times New Roman" w:cs="Times New Roman"/>
        </w:rPr>
        <w:t>，实验结果如图</w:t>
      </w:r>
      <w:r w:rsidR="0028016C" w:rsidRPr="005C1750">
        <w:rPr>
          <w:rFonts w:ascii="Times New Roman" w:hAnsi="Times New Roman" w:cs="Times New Roman"/>
        </w:rPr>
        <w:t>6-2</w:t>
      </w:r>
      <w:r w:rsidR="0028016C" w:rsidRPr="005C1750">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761D4B3D" w:rsidR="00E862CC" w:rsidRPr="00E862CC" w:rsidRDefault="0028016C" w:rsidP="00E862CC">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2</w:t>
      </w:r>
      <w:r w:rsidR="00A85874">
        <w:fldChar w:fldCharType="end"/>
      </w:r>
      <w:r>
        <w:t xml:space="preserve"> </w:t>
      </w:r>
      <w:r>
        <w:rPr>
          <w:rFonts w:hint="eastAsia"/>
        </w:rPr>
        <w:t>算法准确率测试结果图</w:t>
      </w:r>
    </w:p>
    <w:p w14:paraId="4DD5EAE2" w14:textId="37F75EAD" w:rsidR="0028016C" w:rsidRPr="005C1750" w:rsidRDefault="00D66781" w:rsidP="0027654F">
      <w:pPr>
        <w:ind w:firstLineChars="200" w:firstLine="480"/>
        <w:rPr>
          <w:rFonts w:ascii="Times New Roman" w:hAnsi="Times New Roman" w:cs="Times New Roman"/>
        </w:rPr>
      </w:pPr>
      <w:r w:rsidRPr="005C1750">
        <w:rPr>
          <w:rFonts w:ascii="Times New Roman" w:hAnsi="Times New Roman" w:cs="Times New Roman"/>
        </w:rPr>
        <w:t>这三个算法的准确率在不同并发度下均为</w:t>
      </w:r>
      <w:r w:rsidRPr="005C1750">
        <w:rPr>
          <w:rFonts w:ascii="Times New Roman" w:hAnsi="Times New Roman" w:cs="Times New Roman"/>
        </w:rPr>
        <w:t>100%</w:t>
      </w:r>
      <w:r w:rsidR="0027654F" w:rsidRPr="005C1750">
        <w:rPr>
          <w:rFonts w:ascii="Times New Roman" w:hAnsi="Times New Roman" w:cs="Times New Roman"/>
        </w:rPr>
        <w:t>，是因为在实现时我们采用了基于细粒度锁的更新策略，保证了算法最终计算结果的准确性。</w:t>
      </w:r>
    </w:p>
    <w:p w14:paraId="7AC4804F" w14:textId="02C7FE93" w:rsidR="00F87445" w:rsidRDefault="00F87445" w:rsidP="009B2679">
      <w:pPr>
        <w:pStyle w:val="3"/>
        <w:numPr>
          <w:ilvl w:val="2"/>
          <w:numId w:val="41"/>
        </w:numPr>
      </w:pPr>
      <w:bookmarkStart w:id="319" w:name="_Toc478509301"/>
      <w:bookmarkStart w:id="320" w:name="_Toc478569386"/>
      <w:r>
        <w:rPr>
          <w:rFonts w:hint="eastAsia"/>
        </w:rPr>
        <w:t>实时性</w:t>
      </w:r>
      <w:bookmarkEnd w:id="319"/>
      <w:bookmarkEnd w:id="320"/>
    </w:p>
    <w:p w14:paraId="53640B93" w14:textId="05046E20" w:rsidR="00AA6545" w:rsidRPr="005C1750" w:rsidRDefault="00257A70" w:rsidP="00E76411">
      <w:pPr>
        <w:ind w:firstLine="480"/>
        <w:rPr>
          <w:rFonts w:ascii="Times New Roman" w:hAnsi="Times New Roman" w:cs="Times New Roman"/>
        </w:rPr>
      </w:pPr>
      <w:r w:rsidRPr="005C1750">
        <w:rPr>
          <w:rFonts w:ascii="Times New Roman" w:hAnsi="Times New Roman" w:cs="Times New Roman"/>
        </w:rPr>
        <w:t>相比较传统的批处理图计算模式，</w:t>
      </w:r>
      <w:r w:rsidRPr="005C1750">
        <w:rPr>
          <w:rFonts w:ascii="Times New Roman" w:hAnsi="Times New Roman" w:cs="Times New Roman"/>
        </w:rPr>
        <w:t>GraphFlow</w:t>
      </w:r>
      <w:r w:rsidR="00B1168C" w:rsidRPr="005C1750">
        <w:rPr>
          <w:rFonts w:ascii="Times New Roman" w:hAnsi="Times New Roman" w:cs="Times New Roman"/>
        </w:rPr>
        <w:t>系统最为显著的特点就是支持实时</w:t>
      </w:r>
      <w:r w:rsidRPr="005C1750">
        <w:rPr>
          <w:rFonts w:ascii="Times New Roman" w:hAnsi="Times New Roman" w:cs="Times New Roman"/>
        </w:rPr>
        <w:t>图计算</w:t>
      </w:r>
      <w:r w:rsidR="001F0CD4" w:rsidRPr="005C1750">
        <w:rPr>
          <w:rFonts w:ascii="Times New Roman" w:hAnsi="Times New Roman" w:cs="Times New Roman"/>
        </w:rPr>
        <w:t>。</w:t>
      </w:r>
      <w:r w:rsidR="005F385C" w:rsidRPr="005C1750">
        <w:rPr>
          <w:rFonts w:ascii="Times New Roman" w:hAnsi="Times New Roman" w:cs="Times New Roman"/>
        </w:rPr>
        <w:t>为了详尽展示不同算法的实时计算能力，我们分别测试了</w:t>
      </w:r>
      <w:r w:rsidR="005F385C" w:rsidRPr="005C1750">
        <w:rPr>
          <w:rFonts w:ascii="Times New Roman" w:hAnsi="Times New Roman" w:cs="Times New Roman"/>
        </w:rPr>
        <w:t>DD</w:t>
      </w:r>
      <w:r w:rsidR="005F385C" w:rsidRPr="005C1750">
        <w:rPr>
          <w:rFonts w:ascii="Times New Roman" w:hAnsi="Times New Roman" w:cs="Times New Roman"/>
        </w:rPr>
        <w:t>、</w:t>
      </w:r>
      <w:r w:rsidR="005F385C" w:rsidRPr="005C1750">
        <w:rPr>
          <w:rFonts w:ascii="Times New Roman" w:hAnsi="Times New Roman" w:cs="Times New Roman"/>
        </w:rPr>
        <w:t>TC</w:t>
      </w:r>
      <w:r w:rsidR="005F385C" w:rsidRPr="005C1750">
        <w:rPr>
          <w:rFonts w:ascii="Times New Roman" w:hAnsi="Times New Roman" w:cs="Times New Roman"/>
        </w:rPr>
        <w:t>、</w:t>
      </w:r>
      <w:r w:rsidR="005F385C" w:rsidRPr="005C1750">
        <w:rPr>
          <w:rFonts w:ascii="Times New Roman" w:hAnsi="Times New Roman" w:cs="Times New Roman"/>
        </w:rPr>
        <w:t>SSSP</w:t>
      </w:r>
      <w:r w:rsidR="005F385C" w:rsidRPr="005C1750">
        <w:rPr>
          <w:rFonts w:ascii="Times New Roman" w:hAnsi="Times New Roman" w:cs="Times New Roman"/>
        </w:rPr>
        <w:t>和</w:t>
      </w:r>
      <w:r w:rsidR="005F385C" w:rsidRPr="005C1750">
        <w:rPr>
          <w:rFonts w:ascii="Times New Roman" w:hAnsi="Times New Roman" w:cs="Times New Roman"/>
        </w:rPr>
        <w:t>PR</w:t>
      </w:r>
      <w:r w:rsidR="005F385C" w:rsidRPr="005C1750">
        <w:rPr>
          <w:rFonts w:ascii="Times New Roman" w:hAnsi="Times New Roman" w:cs="Times New Roman"/>
        </w:rPr>
        <w:t>算法</w:t>
      </w:r>
      <w:r w:rsidR="00AB4D16" w:rsidRPr="005C1750">
        <w:rPr>
          <w:rFonts w:ascii="Times New Roman" w:hAnsi="Times New Roman" w:cs="Times New Roman"/>
        </w:rPr>
        <w:t>在全集数据</w:t>
      </w:r>
      <w:r w:rsidR="00AB4D16" w:rsidRPr="005C1750">
        <w:rPr>
          <w:rFonts w:ascii="Times New Roman" w:hAnsi="Times New Roman" w:cs="Times New Roman"/>
        </w:rPr>
        <w:t>D10</w:t>
      </w:r>
      <w:r w:rsidR="0056347F" w:rsidRPr="005C1750">
        <w:rPr>
          <w:rFonts w:ascii="Times New Roman" w:hAnsi="Times New Roman" w:cs="Times New Roman"/>
        </w:rPr>
        <w:t>上的实时计算能力。图</w:t>
      </w:r>
      <w:r w:rsidR="0056347F" w:rsidRPr="005C1750">
        <w:rPr>
          <w:rFonts w:ascii="Times New Roman" w:hAnsi="Times New Roman" w:cs="Times New Roman"/>
        </w:rPr>
        <w:t>6-3</w:t>
      </w:r>
      <w:r w:rsidR="004A2E5C" w:rsidRPr="005C1750">
        <w:rPr>
          <w:rFonts w:ascii="Times New Roman" w:hAnsi="Times New Roman" w:cs="Times New Roman"/>
        </w:rPr>
        <w:t>至图</w:t>
      </w:r>
      <w:r w:rsidR="00D64720" w:rsidRPr="005C1750">
        <w:rPr>
          <w:rFonts w:ascii="Times New Roman" w:hAnsi="Times New Roman" w:cs="Times New Roman"/>
        </w:rPr>
        <w:t>6-6</w:t>
      </w:r>
      <w:r w:rsidR="00657BE3" w:rsidRPr="005C1750">
        <w:rPr>
          <w:rFonts w:ascii="Times New Roman" w:hAnsi="Times New Roman" w:cs="Times New Roman"/>
        </w:rPr>
        <w:t>分别</w:t>
      </w:r>
      <w:r w:rsidR="00E33D6C" w:rsidRPr="005C1750">
        <w:rPr>
          <w:rFonts w:ascii="Times New Roman" w:hAnsi="Times New Roman" w:cs="Times New Roman"/>
        </w:rPr>
        <w:t>展示了这四个算法的实时性，左图展示的是</w:t>
      </w:r>
      <w:r w:rsidR="00A71F0A" w:rsidRPr="005C1750">
        <w:rPr>
          <w:rFonts w:ascii="Times New Roman" w:hAnsi="Times New Roman" w:cs="Times New Roman"/>
        </w:rPr>
        <w:t>算法的累计分布图（</w:t>
      </w:r>
      <w:r w:rsidR="00A71F0A" w:rsidRPr="005C1750">
        <w:rPr>
          <w:rFonts w:ascii="Times New Roman" w:hAnsi="Times New Roman" w:cs="Times New Roman"/>
        </w:rPr>
        <w:t>Cumulative Distribution Function</w:t>
      </w:r>
      <w:r w:rsidR="00A71F0A" w:rsidRPr="005C1750">
        <w:rPr>
          <w:rFonts w:ascii="Times New Roman" w:hAnsi="Times New Roman" w:cs="Times New Roman"/>
        </w:rPr>
        <w:t>，</w:t>
      </w:r>
      <w:r w:rsidR="00A71F0A" w:rsidRPr="005C1750">
        <w:rPr>
          <w:rFonts w:ascii="Times New Roman" w:hAnsi="Times New Roman" w:cs="Times New Roman"/>
        </w:rPr>
        <w:t>CDF</w:t>
      </w:r>
      <w:r w:rsidR="00A71F0A" w:rsidRPr="005C1750">
        <w:rPr>
          <w:rFonts w:ascii="Times New Roman" w:hAnsi="Times New Roman" w:cs="Times New Roman"/>
        </w:rPr>
        <w:t>）</w:t>
      </w:r>
      <w:r w:rsidR="00A71F0A" w:rsidRPr="005C1750">
        <w:rPr>
          <w:rFonts w:ascii="Times New Roman" w:hAnsi="Times New Roman" w:cs="Times New Roman"/>
        </w:rPr>
        <w:t>,</w:t>
      </w:r>
      <w:r w:rsidR="00A71F0A" w:rsidRPr="005C1750">
        <w:rPr>
          <w:rFonts w:ascii="Times New Roman" w:hAnsi="Times New Roman" w:cs="Times New Roman"/>
        </w:rPr>
        <w:t>右图展示的是每个响应时间</w:t>
      </w:r>
      <w:r w:rsidR="006D3B55" w:rsidRPr="005C1750">
        <w:rPr>
          <w:rFonts w:ascii="Times New Roman" w:hAnsi="Times New Roman" w:cs="Times New Roman"/>
        </w:rPr>
        <w:t>（处理一条增量数据所需的时间）</w:t>
      </w:r>
      <w:r w:rsidR="00A71F0A" w:rsidRPr="005C1750">
        <w:rPr>
          <w:rFonts w:ascii="Times New Roman" w:hAnsi="Times New Roman" w:cs="Times New Roman"/>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22C798AC" w:rsidR="00E76411"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3</w:t>
      </w:r>
      <w:r w:rsidR="00A85874">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70092975"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4</w:t>
      </w:r>
      <w:r w:rsidR="00A85874">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40019CF0" w:rsidR="000C596D" w:rsidRDefault="000C596D" w:rsidP="000C596D">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5</w:t>
      </w:r>
      <w:r w:rsidR="00A85874">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45328868" w:rsidR="000172DA" w:rsidRPr="000172DA" w:rsidRDefault="000172DA" w:rsidP="000172DA">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6</w:t>
      </w:r>
      <w:r w:rsidR="00A85874">
        <w:fldChar w:fldCharType="end"/>
      </w:r>
      <w:r>
        <w:t xml:space="preserve"> </w:t>
      </w:r>
      <w:r>
        <w:rPr>
          <w:rFonts w:hint="eastAsia"/>
        </w:rPr>
        <w:t>PR</w:t>
      </w:r>
      <w:r>
        <w:rPr>
          <w:rFonts w:hint="eastAsia"/>
        </w:rPr>
        <w:t>算法实时性图</w:t>
      </w:r>
    </w:p>
    <w:p w14:paraId="15DAF6A0" w14:textId="7F0E44CD" w:rsidR="000C596D" w:rsidRPr="005C1750" w:rsidRDefault="00AD3D42" w:rsidP="00092E62">
      <w:pPr>
        <w:ind w:firstLineChars="200" w:firstLine="480"/>
        <w:rPr>
          <w:rFonts w:ascii="Times New Roman" w:hAnsi="Times New Roman" w:cs="Times New Roman"/>
        </w:rPr>
      </w:pPr>
      <w:r w:rsidRPr="005C1750">
        <w:rPr>
          <w:rFonts w:ascii="Times New Roman" w:hAnsi="Times New Roman" w:cs="Times New Roman"/>
        </w:rPr>
        <w:t>从算法的</w:t>
      </w:r>
      <w:r w:rsidRPr="005C1750">
        <w:rPr>
          <w:rFonts w:ascii="Times New Roman" w:hAnsi="Times New Roman" w:cs="Times New Roman"/>
        </w:rPr>
        <w:t>CDF</w:t>
      </w:r>
      <w:r w:rsidRPr="005C1750">
        <w:rPr>
          <w:rFonts w:ascii="Times New Roman" w:hAnsi="Times New Roman" w:cs="Times New Roman"/>
        </w:rPr>
        <w:t>图来看，</w:t>
      </w:r>
      <w:r w:rsidR="00C05318" w:rsidRPr="005C1750">
        <w:rPr>
          <w:rFonts w:ascii="Times New Roman" w:hAnsi="Times New Roman" w:cs="Times New Roman"/>
        </w:rPr>
        <w:t>这四个算法的</w:t>
      </w:r>
      <w:r w:rsidR="00C05318" w:rsidRPr="005C1750">
        <w:rPr>
          <w:rFonts w:ascii="Times New Roman" w:hAnsi="Times New Roman" w:cs="Times New Roman"/>
        </w:rPr>
        <w:t>90%</w:t>
      </w:r>
      <w:r w:rsidR="00C05318" w:rsidRPr="005C1750">
        <w:rPr>
          <w:rFonts w:ascii="Times New Roman" w:hAnsi="Times New Roman" w:cs="Times New Roman"/>
        </w:rPr>
        <w:t>的请求都能够在</w:t>
      </w:r>
      <w:r w:rsidR="0027501D" w:rsidRPr="005C1750">
        <w:rPr>
          <w:rFonts w:ascii="Times New Roman" w:hAnsi="Times New Roman" w:cs="Times New Roman"/>
        </w:rPr>
        <w:t>12</w:t>
      </w:r>
      <w:r w:rsidR="0050595E" w:rsidRPr="005C1750">
        <w:rPr>
          <w:rFonts w:ascii="Times New Roman" w:hAnsi="Times New Roman" w:cs="Times New Roman"/>
        </w:rPr>
        <w:t>ms</w:t>
      </w:r>
      <w:r w:rsidR="0050595E" w:rsidRPr="005C1750">
        <w:rPr>
          <w:rFonts w:ascii="Times New Roman" w:hAnsi="Times New Roman" w:cs="Times New Roman"/>
        </w:rPr>
        <w:t>内立即得到响应</w:t>
      </w:r>
      <w:r w:rsidR="00092E62" w:rsidRPr="005C1750">
        <w:rPr>
          <w:rFonts w:ascii="Times New Roman" w:hAnsi="Times New Roman" w:cs="Times New Roman"/>
        </w:rPr>
        <w:t>，</w:t>
      </w:r>
      <w:r w:rsidR="00CE431A" w:rsidRPr="005C1750">
        <w:rPr>
          <w:rFonts w:ascii="Times New Roman" w:hAnsi="Times New Roman" w:cs="Times New Roman"/>
        </w:rPr>
        <w:t>符合实时性的要求</w:t>
      </w:r>
      <w:r w:rsidR="00D20FE0" w:rsidRPr="005C1750">
        <w:rPr>
          <w:rFonts w:ascii="Times New Roman" w:hAnsi="Times New Roman" w:cs="Times New Roman"/>
        </w:rPr>
        <w:t>；</w:t>
      </w:r>
      <w:r w:rsidR="001935BE" w:rsidRPr="005C1750">
        <w:rPr>
          <w:rFonts w:ascii="Times New Roman" w:hAnsi="Times New Roman" w:cs="Times New Roman"/>
        </w:rPr>
        <w:t>从算法的实时性分布图来看，不同算法的响应时间略有不同</w:t>
      </w:r>
      <w:r w:rsidR="00CB0F38" w:rsidRPr="005C1750">
        <w:rPr>
          <w:rFonts w:ascii="Times New Roman" w:hAnsi="Times New Roman" w:cs="Times New Roman"/>
        </w:rPr>
        <w:t>，但整体的响应时间分布符合长尾效应</w:t>
      </w:r>
      <w:r w:rsidR="001935BE" w:rsidRPr="005C1750">
        <w:rPr>
          <w:rFonts w:ascii="Times New Roman" w:hAnsi="Times New Roman" w:cs="Times New Roman"/>
        </w:rPr>
        <w:t>：</w:t>
      </w:r>
      <w:r w:rsidR="004A3DFB" w:rsidRPr="005C1750">
        <w:rPr>
          <w:rFonts w:ascii="Times New Roman" w:hAnsi="Times New Roman" w:cs="Times New Roman"/>
        </w:rPr>
        <w:t>（</w:t>
      </w:r>
      <w:r w:rsidR="004A3DFB" w:rsidRPr="005C1750">
        <w:rPr>
          <w:rFonts w:ascii="Times New Roman" w:hAnsi="Times New Roman" w:cs="Times New Roman"/>
        </w:rPr>
        <w:t>1</w:t>
      </w:r>
      <w:r w:rsidR="004A3DFB" w:rsidRPr="005C1750">
        <w:rPr>
          <w:rFonts w:ascii="Times New Roman" w:hAnsi="Times New Roman" w:cs="Times New Roman"/>
        </w:rPr>
        <w:t>）</w:t>
      </w:r>
      <w:r w:rsidR="004A3DFB" w:rsidRPr="005C1750">
        <w:rPr>
          <w:rFonts w:ascii="Times New Roman" w:hAnsi="Times New Roman" w:cs="Times New Roman"/>
        </w:rPr>
        <w:t>DD</w:t>
      </w:r>
      <w:r w:rsidR="004A3DFB" w:rsidRPr="005C1750">
        <w:rPr>
          <w:rFonts w:ascii="Times New Roman" w:hAnsi="Times New Roman" w:cs="Times New Roman"/>
        </w:rPr>
        <w:t>算法</w:t>
      </w:r>
      <w:r w:rsidR="0065424B" w:rsidRPr="005C1750">
        <w:rPr>
          <w:rFonts w:ascii="Times New Roman" w:hAnsi="Times New Roman" w:cs="Times New Roman"/>
        </w:rPr>
        <w:t>的平均响应时间最短，超过一半的更新请求都能够在</w:t>
      </w:r>
      <w:r w:rsidR="0065424B" w:rsidRPr="005C1750">
        <w:rPr>
          <w:rFonts w:ascii="Times New Roman" w:hAnsi="Times New Roman" w:cs="Times New Roman"/>
        </w:rPr>
        <w:t>1ms</w:t>
      </w:r>
      <w:r w:rsidR="0065424B" w:rsidRPr="005C1750">
        <w:rPr>
          <w:rFonts w:ascii="Times New Roman" w:hAnsi="Times New Roman" w:cs="Times New Roman"/>
        </w:rPr>
        <w:t>的时间内得到响应；（</w:t>
      </w:r>
      <w:r w:rsidR="0065424B" w:rsidRPr="005C1750">
        <w:rPr>
          <w:rFonts w:ascii="Times New Roman" w:hAnsi="Times New Roman" w:cs="Times New Roman"/>
        </w:rPr>
        <w:t>2</w:t>
      </w:r>
      <w:r w:rsidR="0065424B" w:rsidRPr="005C1750">
        <w:rPr>
          <w:rFonts w:ascii="Times New Roman" w:hAnsi="Times New Roman" w:cs="Times New Roman"/>
        </w:rPr>
        <w:t>）</w:t>
      </w:r>
      <w:r w:rsidR="007761F4" w:rsidRPr="005C1750">
        <w:rPr>
          <w:rFonts w:ascii="Times New Roman" w:hAnsi="Times New Roman" w:cs="Times New Roman"/>
        </w:rPr>
        <w:t>TC</w:t>
      </w:r>
      <w:r w:rsidR="007761F4" w:rsidRPr="005C1750">
        <w:rPr>
          <w:rFonts w:ascii="Times New Roman" w:hAnsi="Times New Roman" w:cs="Times New Roman"/>
        </w:rPr>
        <w:t>算法和</w:t>
      </w:r>
      <w:r w:rsidR="007761F4" w:rsidRPr="005C1750">
        <w:rPr>
          <w:rFonts w:ascii="Times New Roman" w:hAnsi="Times New Roman" w:cs="Times New Roman"/>
        </w:rPr>
        <w:lastRenderedPageBreak/>
        <w:t>SSSP</w:t>
      </w:r>
      <w:r w:rsidR="007761F4" w:rsidRPr="005C1750">
        <w:rPr>
          <w:rFonts w:ascii="Times New Roman" w:hAnsi="Times New Roman" w:cs="Times New Roman"/>
        </w:rPr>
        <w:t>算法</w:t>
      </w:r>
      <w:r w:rsidR="00C450B8" w:rsidRPr="005C1750">
        <w:rPr>
          <w:rFonts w:ascii="Times New Roman" w:hAnsi="Times New Roman" w:cs="Times New Roman"/>
        </w:rPr>
        <w:t>的平均响应时间比</w:t>
      </w:r>
      <w:r w:rsidR="00C450B8" w:rsidRPr="005C1750">
        <w:rPr>
          <w:rFonts w:ascii="Times New Roman" w:hAnsi="Times New Roman" w:cs="Times New Roman"/>
        </w:rPr>
        <w:t>DD</w:t>
      </w:r>
      <w:r w:rsidR="00C450B8" w:rsidRPr="005C1750">
        <w:rPr>
          <w:rFonts w:ascii="Times New Roman" w:hAnsi="Times New Roman" w:cs="Times New Roman"/>
        </w:rPr>
        <w:t>算法要长，而且大部分请求的响应时间都集中在</w:t>
      </w:r>
      <w:r w:rsidR="00C450B8" w:rsidRPr="005C1750">
        <w:rPr>
          <w:rFonts w:ascii="Times New Roman" w:hAnsi="Times New Roman" w:cs="Times New Roman"/>
        </w:rPr>
        <w:t>2ms</w:t>
      </w:r>
      <w:r w:rsidR="00C450B8" w:rsidRPr="005C1750">
        <w:rPr>
          <w:rFonts w:ascii="Times New Roman" w:hAnsi="Times New Roman" w:cs="Times New Roman"/>
        </w:rPr>
        <w:t>或</w:t>
      </w:r>
      <w:r w:rsidR="00C450B8" w:rsidRPr="005C1750">
        <w:rPr>
          <w:rFonts w:ascii="Times New Roman" w:hAnsi="Times New Roman" w:cs="Times New Roman"/>
        </w:rPr>
        <w:t>4ms</w:t>
      </w:r>
      <w:r w:rsidR="00C450B8" w:rsidRPr="005C1750">
        <w:rPr>
          <w:rFonts w:ascii="Times New Roman" w:hAnsi="Times New Roman" w:cs="Times New Roman"/>
        </w:rPr>
        <w:t>；（</w:t>
      </w:r>
      <w:r w:rsidR="00C450B8" w:rsidRPr="005C1750">
        <w:rPr>
          <w:rFonts w:ascii="Times New Roman" w:hAnsi="Times New Roman" w:cs="Times New Roman"/>
        </w:rPr>
        <w:t>3</w:t>
      </w:r>
      <w:r w:rsidR="00C450B8" w:rsidRPr="005C1750">
        <w:rPr>
          <w:rFonts w:ascii="Times New Roman" w:hAnsi="Times New Roman" w:cs="Times New Roman"/>
        </w:rPr>
        <w:t>）</w:t>
      </w:r>
      <w:r w:rsidR="00F91808" w:rsidRPr="005C1750">
        <w:rPr>
          <w:rFonts w:ascii="Times New Roman" w:hAnsi="Times New Roman" w:cs="Times New Roman"/>
        </w:rPr>
        <w:t>PR</w:t>
      </w:r>
      <w:r w:rsidR="00F91808" w:rsidRPr="005C1750">
        <w:rPr>
          <w:rFonts w:ascii="Times New Roman" w:hAnsi="Times New Roman" w:cs="Times New Roman"/>
        </w:rPr>
        <w:t>算法的平均响应时间最长，</w:t>
      </w:r>
      <w:r w:rsidR="00BC2680" w:rsidRPr="005C1750">
        <w:rPr>
          <w:rFonts w:ascii="Times New Roman" w:hAnsi="Times New Roman" w:cs="Times New Roman"/>
        </w:rPr>
        <w:t>但</w:t>
      </w:r>
      <w:r w:rsidR="00BC2680" w:rsidRPr="005C1750">
        <w:rPr>
          <w:rFonts w:ascii="Times New Roman" w:hAnsi="Times New Roman" w:cs="Times New Roman"/>
        </w:rPr>
        <w:t>90%</w:t>
      </w:r>
      <w:r w:rsidR="00BC2680" w:rsidRPr="005C1750">
        <w:rPr>
          <w:rFonts w:ascii="Times New Roman" w:hAnsi="Times New Roman" w:cs="Times New Roman"/>
        </w:rPr>
        <w:t>的请求都能够在</w:t>
      </w:r>
      <w:r w:rsidR="00BC2680" w:rsidRPr="005C1750">
        <w:rPr>
          <w:rFonts w:ascii="Times New Roman" w:hAnsi="Times New Roman" w:cs="Times New Roman"/>
        </w:rPr>
        <w:t>12ms</w:t>
      </w:r>
      <w:r w:rsidR="00BC2680" w:rsidRPr="005C1750">
        <w:rPr>
          <w:rFonts w:ascii="Times New Roman" w:hAnsi="Times New Roman" w:cs="Times New Roman"/>
        </w:rPr>
        <w:t>内得到响应</w:t>
      </w:r>
      <w:r w:rsidR="00224F1B" w:rsidRPr="005C1750">
        <w:rPr>
          <w:rFonts w:ascii="Times New Roman" w:hAnsi="Times New Roman" w:cs="Times New Roman"/>
        </w:rPr>
        <w:t>，而请求的响应时间大部分都集中在</w:t>
      </w:r>
      <w:r w:rsidR="00224F1B" w:rsidRPr="005C1750">
        <w:rPr>
          <w:rFonts w:ascii="Times New Roman" w:hAnsi="Times New Roman" w:cs="Times New Roman"/>
        </w:rPr>
        <w:t>4ms-8ms</w:t>
      </w:r>
      <w:r w:rsidR="00224F1B" w:rsidRPr="005C1750">
        <w:rPr>
          <w:rFonts w:ascii="Times New Roman" w:hAnsi="Times New Roman" w:cs="Times New Roman"/>
        </w:rPr>
        <w:t>之间。</w:t>
      </w:r>
    </w:p>
    <w:p w14:paraId="4C4CCF9E" w14:textId="654414F7" w:rsidR="00462AC6" w:rsidRDefault="00462AC6" w:rsidP="00092E62">
      <w:pPr>
        <w:ind w:firstLineChars="200" w:firstLine="480"/>
        <w:rPr>
          <w:rFonts w:ascii="宋体" w:hAnsi="宋体"/>
        </w:rPr>
      </w:pPr>
      <w:r w:rsidRPr="005C1750">
        <w:rPr>
          <w:rFonts w:ascii="Times New Roman" w:hAnsi="Times New Roman" w:cs="Times New Roman"/>
        </w:rPr>
        <w:t>不同算法的更新代价之所以不同，是因为不同算法所影响的顶点的数目不同。</w:t>
      </w:r>
      <w:r w:rsidR="00477803" w:rsidRPr="005C1750">
        <w:rPr>
          <w:rFonts w:ascii="Times New Roman" w:hAnsi="Times New Roman" w:cs="Times New Roman"/>
        </w:rPr>
        <w:t>如对于</w:t>
      </w:r>
      <w:r w:rsidR="00477803" w:rsidRPr="005C1750">
        <w:rPr>
          <w:rFonts w:ascii="Times New Roman" w:hAnsi="Times New Roman" w:cs="Times New Roman"/>
        </w:rPr>
        <w:t>DD</w:t>
      </w:r>
      <w:r w:rsidR="00477803" w:rsidRPr="005C1750">
        <w:rPr>
          <w:rFonts w:ascii="Times New Roman" w:hAnsi="Times New Roman" w:cs="Times New Roman"/>
        </w:rPr>
        <w:t>算法，</w:t>
      </w:r>
      <w:r w:rsidR="00F44298" w:rsidRPr="005C1750">
        <w:rPr>
          <w:rFonts w:ascii="Times New Roman" w:hAnsi="Times New Roman" w:cs="Times New Roman"/>
        </w:rPr>
        <w:t>每次到达的边数据只会影响这条边</w:t>
      </w:r>
      <w:r w:rsidR="003829A4" w:rsidRPr="005C1750">
        <w:rPr>
          <w:rFonts w:ascii="Times New Roman" w:hAnsi="Times New Roman" w:cs="Times New Roman"/>
        </w:rPr>
        <w:t>的源顶点和目标顶点</w:t>
      </w:r>
      <w:r w:rsidR="00425907" w:rsidRPr="005C1750">
        <w:rPr>
          <w:rFonts w:ascii="Times New Roman" w:hAnsi="Times New Roman" w:cs="Times New Roman"/>
        </w:rPr>
        <w:t>，而</w:t>
      </w:r>
      <w:r w:rsidR="00D10355">
        <w:rPr>
          <w:rFonts w:ascii="Times New Roman" w:hAnsi="Times New Roman" w:cs="Times New Roman"/>
        </w:rPr>
        <w:t>且这种影响不会传播给其</w:t>
      </w:r>
      <w:r w:rsidR="00D10355">
        <w:rPr>
          <w:rFonts w:ascii="Times New Roman" w:hAnsi="Times New Roman" w:cs="Times New Roman" w:hint="eastAsia"/>
        </w:rPr>
        <w:t>它</w:t>
      </w:r>
      <w:r w:rsidR="00523A18" w:rsidRPr="005C1750">
        <w:rPr>
          <w:rFonts w:ascii="Times New Roman" w:hAnsi="Times New Roman" w:cs="Times New Roman"/>
        </w:rPr>
        <w:t>的顶点</w:t>
      </w:r>
      <w:r w:rsidR="00927119">
        <w:rPr>
          <w:rFonts w:ascii="Times New Roman" w:hAnsi="Times New Roman" w:cs="Times New Roman" w:hint="eastAsia"/>
        </w:rPr>
        <w:t>，所以响应时间最短</w:t>
      </w:r>
      <w:r w:rsidR="00523A18" w:rsidRPr="005C1750">
        <w:rPr>
          <w:rFonts w:ascii="Times New Roman" w:hAnsi="Times New Roman" w:cs="Times New Roman"/>
        </w:rPr>
        <w:t>；对于</w:t>
      </w:r>
      <w:r w:rsidR="00523A18" w:rsidRPr="005C1750">
        <w:rPr>
          <w:rFonts w:ascii="Times New Roman" w:hAnsi="Times New Roman" w:cs="Times New Roman"/>
        </w:rPr>
        <w:t>TC</w:t>
      </w:r>
      <w:r w:rsidR="00523A18" w:rsidRPr="005C1750">
        <w:rPr>
          <w:rFonts w:ascii="Times New Roman" w:hAnsi="Times New Roman" w:cs="Times New Roman"/>
        </w:rPr>
        <w:t>算法，它不仅影响这条边的两个顶点，还会影响这两个顶点的所有公共邻接点；对于</w:t>
      </w:r>
      <w:r w:rsidR="00523A18" w:rsidRPr="005C1750">
        <w:rPr>
          <w:rFonts w:ascii="Times New Roman" w:hAnsi="Times New Roman" w:cs="Times New Roman"/>
        </w:rPr>
        <w:t>SSSP</w:t>
      </w:r>
      <w:r w:rsidR="00523A18" w:rsidRPr="005C1750">
        <w:rPr>
          <w:rFonts w:ascii="Times New Roman" w:hAnsi="Times New Roman" w:cs="Times New Roman"/>
        </w:rPr>
        <w:t>算法，它会以源顶点为中心，将这种影响按照往外扩散的路径将影响传播开来；而对于</w:t>
      </w:r>
      <w:r w:rsidR="00523A18" w:rsidRPr="005C1750">
        <w:rPr>
          <w:rFonts w:ascii="Times New Roman" w:hAnsi="Times New Roman" w:cs="Times New Roman"/>
        </w:rPr>
        <w:t>PR</w:t>
      </w:r>
      <w:r w:rsidR="00523A18" w:rsidRPr="005C1750">
        <w:rPr>
          <w:rFonts w:ascii="Times New Roman" w:hAnsi="Times New Roman" w:cs="Times New Roman"/>
        </w:rPr>
        <w:t>算法，在极端情况下它可能影响到整个连通子图</w:t>
      </w:r>
      <w:r w:rsidR="003A52F4">
        <w:rPr>
          <w:rFonts w:ascii="Times New Roman" w:hAnsi="Times New Roman" w:cs="Times New Roman" w:hint="eastAsia"/>
        </w:rPr>
        <w:t>，所以响应时间最长</w:t>
      </w:r>
      <w:r w:rsidR="00523A18" w:rsidRPr="005C1750">
        <w:rPr>
          <w:rFonts w:ascii="Times New Roman" w:hAnsi="Times New Roman" w:cs="Times New Roman"/>
        </w:rPr>
        <w:t>。</w:t>
      </w:r>
      <w:r w:rsidR="00A47C7D" w:rsidRPr="005C1750">
        <w:rPr>
          <w:rFonts w:ascii="Times New Roman" w:hAnsi="Times New Roman" w:cs="Times New Roman"/>
        </w:rPr>
        <w:t>因此，增量数据</w:t>
      </w:r>
      <w:r w:rsidR="0005455F" w:rsidRPr="005C1750">
        <w:rPr>
          <w:rFonts w:ascii="Times New Roman" w:hAnsi="Times New Roman" w:cs="Times New Roman"/>
        </w:rPr>
        <w:t>对不同算法</w:t>
      </w:r>
      <w:r w:rsidR="00A47C7D" w:rsidRPr="005C1750">
        <w:rPr>
          <w:rFonts w:ascii="Times New Roman" w:hAnsi="Times New Roman" w:cs="Times New Roman"/>
        </w:rPr>
        <w:t>所带来的更新的影响范围是不同的，</w:t>
      </w:r>
      <w:r w:rsidR="0005455F" w:rsidRPr="005C1750">
        <w:rPr>
          <w:rFonts w:ascii="Times New Roman" w:hAnsi="Times New Roman" w:cs="Times New Roman"/>
        </w:rPr>
        <w:t>这种不同直观反映在了更新请求的响应时间。</w:t>
      </w:r>
      <w:r w:rsidR="001A603D" w:rsidRPr="005C1750">
        <w:rPr>
          <w:rFonts w:ascii="Times New Roman" w:hAnsi="Times New Roman" w:cs="Times New Roman"/>
        </w:rPr>
        <w:t>此外，我们还发现尽管不同算法的</w:t>
      </w:r>
      <w:r w:rsidR="00E63039" w:rsidRPr="005C1750">
        <w:rPr>
          <w:rFonts w:ascii="Times New Roman" w:hAnsi="Times New Roman" w:cs="Times New Roman"/>
        </w:rPr>
        <w:t>响应时间</w:t>
      </w:r>
      <w:r w:rsidR="001A603D" w:rsidRPr="005C1750">
        <w:rPr>
          <w:rFonts w:ascii="Times New Roman" w:hAnsi="Times New Roman" w:cs="Times New Roman"/>
        </w:rPr>
        <w:t>不同，但</w:t>
      </w:r>
      <w:r w:rsidR="00E63039" w:rsidRPr="005C1750">
        <w:rPr>
          <w:rFonts w:ascii="Times New Roman" w:hAnsi="Times New Roman" w:cs="Times New Roman"/>
        </w:rPr>
        <w:t>其分布符合长尾效应。</w:t>
      </w:r>
      <w:r w:rsidR="00000734" w:rsidRPr="005C1750">
        <w:rPr>
          <w:rFonts w:ascii="Times New Roman" w:hAnsi="Times New Roman" w:cs="Times New Roman"/>
        </w:rPr>
        <w:t>这是因为自然状态下的图数据分布是符合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规则的，而符合</w:t>
      </w:r>
      <w:r w:rsidR="00000734" w:rsidRPr="005C1750">
        <w:rPr>
          <w:rFonts w:ascii="Times New Roman" w:hAnsi="Times New Roman" w:cs="Times New Roman"/>
        </w:rPr>
        <w:t>power</w:t>
      </w:r>
      <w:r w:rsidR="00EA7831" w:rsidRPr="005C1750">
        <w:rPr>
          <w:rFonts w:ascii="Times New Roman" w:hAnsi="Times New Roman" w:cs="Times New Roman"/>
        </w:rPr>
        <w:t>-la</w:t>
      </w:r>
      <w:r w:rsidR="00000734" w:rsidRPr="005C1750">
        <w:rPr>
          <w:rFonts w:ascii="Times New Roman" w:hAnsi="Times New Roman" w:cs="Times New Roman"/>
        </w:rPr>
        <w:t>w</w:t>
      </w:r>
      <w:r w:rsidR="00000734" w:rsidRPr="005C1750">
        <w:rPr>
          <w:rFonts w:ascii="Times New Roman" w:hAnsi="Times New Roman" w:cs="Times New Roman"/>
        </w:rPr>
        <w:t>规则的图的顶点分布即为长尾分布。</w:t>
      </w:r>
      <w:r w:rsidR="00C1436B" w:rsidRPr="005C1750">
        <w:rPr>
          <w:rFonts w:ascii="Times New Roman" w:hAnsi="Times New Roman" w:cs="Times New Roman"/>
        </w:rPr>
        <w:t>这也使得有极少数的顶点拥有大量的邻接点</w:t>
      </w:r>
      <w:r w:rsidR="009A6EA9">
        <w:rPr>
          <w:rFonts w:ascii="Times New Roman" w:hAnsi="Times New Roman" w:cs="Times New Roman"/>
        </w:rPr>
        <w:t>，</w:t>
      </w:r>
      <w:r w:rsidR="009A6EA9">
        <w:rPr>
          <w:rFonts w:ascii="Times New Roman" w:hAnsi="Times New Roman" w:cs="Times New Roman" w:hint="eastAsia"/>
        </w:rPr>
        <w:t>它</w:t>
      </w:r>
      <w:r w:rsidR="00886645" w:rsidRPr="005C1750">
        <w:rPr>
          <w:rFonts w:ascii="Times New Roman" w:hAnsi="Times New Roman" w:cs="Times New Roman"/>
        </w:rPr>
        <w:t>们的更新代价很高</w:t>
      </w:r>
      <w:r w:rsidR="00C1436B" w:rsidRPr="005C1750">
        <w:rPr>
          <w:rFonts w:ascii="Times New Roman" w:hAnsi="Times New Roman" w:cs="Times New Roman"/>
        </w:rPr>
        <w:t>，而大部分</w:t>
      </w:r>
      <w:r w:rsidR="00D938F2">
        <w:rPr>
          <w:rFonts w:ascii="Times New Roman" w:hAnsi="Times New Roman" w:cs="Times New Roman"/>
        </w:rPr>
        <w:t>顶点</w:t>
      </w:r>
      <w:r w:rsidR="00C1436B" w:rsidRPr="005C1750">
        <w:rPr>
          <w:rFonts w:ascii="Times New Roman" w:hAnsi="Times New Roman" w:cs="Times New Roman"/>
        </w:rPr>
        <w:t>的邻接点都很少，所以更新</w:t>
      </w:r>
      <w:del w:id="321" w:author="Shen" w:date="2017-03-30T17:27:00Z">
        <w:r w:rsidR="00C1436B" w:rsidRPr="005C1750" w:rsidDel="00FC5D1A">
          <w:rPr>
            <w:rFonts w:ascii="Times New Roman" w:hAnsi="Times New Roman" w:cs="Times New Roman" w:hint="eastAsia"/>
          </w:rPr>
          <w:delText>的</w:delText>
        </w:r>
      </w:del>
      <w:ins w:id="322" w:author="Shen" w:date="2017-03-30T17:27:00Z">
        <w:r w:rsidR="00FC5D1A">
          <w:rPr>
            <w:rFonts w:ascii="Times New Roman" w:hAnsi="Times New Roman" w:cs="Times New Roman" w:hint="eastAsia"/>
          </w:rPr>
          <w:t>得</w:t>
        </w:r>
      </w:ins>
      <w:r w:rsidR="00C1436B" w:rsidRPr="005C1750">
        <w:rPr>
          <w:rFonts w:ascii="Times New Roman" w:hAnsi="Times New Roman" w:cs="Times New Roman"/>
        </w:rPr>
        <w:t>很快</w:t>
      </w:r>
      <w:r w:rsidR="00D95137" w:rsidRPr="005C1750">
        <w:rPr>
          <w:rFonts w:ascii="Times New Roman" w:hAnsi="Times New Roman" w:cs="Times New Roman"/>
        </w:rPr>
        <w:t>，因此大多数</w:t>
      </w:r>
      <w:r w:rsidR="00D938F2">
        <w:rPr>
          <w:rFonts w:ascii="Times New Roman" w:hAnsi="Times New Roman" w:cs="Times New Roman"/>
        </w:rPr>
        <w:t>顶点</w:t>
      </w:r>
      <w:r w:rsidR="00D95137" w:rsidRPr="005C1750">
        <w:rPr>
          <w:rFonts w:ascii="Times New Roman" w:hAnsi="Times New Roman" w:cs="Times New Roman"/>
        </w:rPr>
        <w:t>的响应时间都很短，只有极少数</w:t>
      </w:r>
      <w:r w:rsidR="00D938F2">
        <w:rPr>
          <w:rFonts w:ascii="Times New Roman" w:hAnsi="Times New Roman" w:cs="Times New Roman"/>
        </w:rPr>
        <w:t>顶点</w:t>
      </w:r>
      <w:r w:rsidR="00D95137" w:rsidRPr="005C1750">
        <w:rPr>
          <w:rFonts w:ascii="Times New Roman" w:hAnsi="Times New Roman" w:cs="Times New Roman"/>
        </w:rPr>
        <w:t>的响应时间很长。</w:t>
      </w:r>
    </w:p>
    <w:p w14:paraId="67DAACE3" w14:textId="1DF3A647" w:rsidR="00771D34" w:rsidRDefault="00771D34" w:rsidP="009B2679">
      <w:pPr>
        <w:pStyle w:val="3"/>
        <w:numPr>
          <w:ilvl w:val="2"/>
          <w:numId w:val="41"/>
        </w:numPr>
      </w:pPr>
      <w:bookmarkStart w:id="323" w:name="_Toc478509302"/>
      <w:bookmarkStart w:id="324" w:name="_Toc478569387"/>
      <w:r>
        <w:rPr>
          <w:rFonts w:hint="eastAsia"/>
        </w:rPr>
        <w:t>更新冲突概率</w:t>
      </w:r>
      <w:bookmarkEnd w:id="323"/>
      <w:bookmarkEnd w:id="324"/>
    </w:p>
    <w:p w14:paraId="0BADFB33" w14:textId="77777777" w:rsidR="00B5303C" w:rsidRDefault="00C53B33" w:rsidP="00A670E3">
      <w:pPr>
        <w:ind w:firstLineChars="200" w:firstLine="480"/>
        <w:rPr>
          <w:rFonts w:ascii="Times New Roman" w:hAnsi="Times New Roman" w:cs="Times New Roman"/>
        </w:rPr>
      </w:pPr>
      <w:r w:rsidRPr="005C1750">
        <w:rPr>
          <w:rFonts w:ascii="Times New Roman" w:hAnsi="Times New Roman" w:cs="Times New Roman"/>
        </w:rPr>
        <w:t>在</w:t>
      </w:r>
      <w:r w:rsidR="00C955C0" w:rsidRPr="005C1750">
        <w:rPr>
          <w:rFonts w:ascii="Times New Roman" w:hAnsi="Times New Roman" w:cs="Times New Roman"/>
        </w:rPr>
        <w:t>3.3</w:t>
      </w:r>
      <w:r w:rsidR="009A0BC8" w:rsidRPr="005C1750">
        <w:rPr>
          <w:rFonts w:ascii="Times New Roman" w:hAnsi="Times New Roman" w:cs="Times New Roman"/>
        </w:rPr>
        <w:t>节</w:t>
      </w:r>
      <w:r w:rsidR="00C955C0" w:rsidRPr="005C1750">
        <w:rPr>
          <w:rFonts w:ascii="Times New Roman" w:hAnsi="Times New Roman" w:cs="Times New Roman"/>
        </w:rPr>
        <w:t>关联状态的存储和更新时，我们提出采用基于细粒度锁的并行更新策略，</w:t>
      </w:r>
      <w:r w:rsidR="007D4526" w:rsidRPr="005C1750">
        <w:rPr>
          <w:rFonts w:ascii="Times New Roman" w:hAnsi="Times New Roman" w:cs="Times New Roman"/>
        </w:rPr>
        <w:t>这种策略使得</w:t>
      </w:r>
      <w:r w:rsidR="00AA446E">
        <w:rPr>
          <w:rFonts w:ascii="Times New Roman" w:hAnsi="Times New Roman" w:cs="Times New Roman"/>
        </w:rPr>
        <w:t>不同计算节点可能会竞争同一个顶点的状态，</w:t>
      </w:r>
      <w:r w:rsidR="0060423A" w:rsidRPr="005C1750">
        <w:rPr>
          <w:rFonts w:ascii="Times New Roman" w:hAnsi="Times New Roman" w:cs="Times New Roman"/>
        </w:rPr>
        <w:t>出现更新冲突现象。</w:t>
      </w:r>
      <w:r w:rsidR="002E4850">
        <w:rPr>
          <w:rFonts w:ascii="Times New Roman" w:hAnsi="Times New Roman" w:cs="Times New Roman"/>
        </w:rPr>
        <w:t>为了评估这种更新冲突的概率，我们设计了</w:t>
      </w:r>
      <w:r w:rsidR="002E4850">
        <w:rPr>
          <w:rFonts w:ascii="Times New Roman" w:hAnsi="Times New Roman" w:cs="Times New Roman" w:hint="eastAsia"/>
        </w:rPr>
        <w:t>本实验。</w:t>
      </w:r>
    </w:p>
    <w:p w14:paraId="5A2EE0B3" w14:textId="452BCB11" w:rsidR="00A670E3" w:rsidRPr="005C1750" w:rsidRDefault="00A670E3" w:rsidP="00A670E3">
      <w:pPr>
        <w:ind w:firstLineChars="200" w:firstLine="480"/>
        <w:rPr>
          <w:rFonts w:ascii="Times New Roman" w:hAnsi="Times New Roman" w:cs="Times New Roman"/>
        </w:rPr>
      </w:pPr>
      <w:r w:rsidRPr="005C1750">
        <w:rPr>
          <w:rFonts w:ascii="Times New Roman" w:hAnsi="Times New Roman" w:cs="Times New Roman"/>
        </w:rPr>
        <w:t>实验架构图见图</w:t>
      </w:r>
      <w:r w:rsidR="007276D6" w:rsidRPr="005C1750">
        <w:rPr>
          <w:rFonts w:ascii="Times New Roman" w:hAnsi="Times New Roman" w:cs="Times New Roman"/>
        </w:rPr>
        <w:t>6-</w:t>
      </w:r>
      <w:r w:rsidR="00EA7831" w:rsidRPr="005C1750">
        <w:rPr>
          <w:rFonts w:ascii="Times New Roman" w:hAnsi="Times New Roman" w:cs="Times New Roman"/>
        </w:rPr>
        <w:t>7</w:t>
      </w:r>
      <w:r w:rsidR="007276D6" w:rsidRPr="005C1750">
        <w:rPr>
          <w:rFonts w:ascii="Times New Roman" w:hAnsi="Times New Roman" w:cs="Times New Roman"/>
        </w:rPr>
        <w:t>所示。</w:t>
      </w:r>
      <w:r w:rsidR="001F5D5F" w:rsidRPr="005C1750">
        <w:rPr>
          <w:rFonts w:ascii="Times New Roman" w:hAnsi="Times New Roman" w:cs="Times New Roman"/>
        </w:rPr>
        <w:t>本实验中我们首先将全集数据</w:t>
      </w:r>
      <w:r w:rsidR="001F5D5F" w:rsidRPr="005C1750">
        <w:rPr>
          <w:rFonts w:ascii="Times New Roman" w:hAnsi="Times New Roman" w:cs="Times New Roman"/>
        </w:rPr>
        <w:t>D10</w:t>
      </w:r>
      <w:r w:rsidR="001F5D5F" w:rsidRPr="005C1750">
        <w:rPr>
          <w:rFonts w:ascii="Times New Roman" w:hAnsi="Times New Roman" w:cs="Times New Roman"/>
        </w:rPr>
        <w:t>按照边</w:t>
      </w:r>
      <w:r w:rsidR="004445F3" w:rsidRPr="005C1750">
        <w:rPr>
          <w:rFonts w:ascii="Times New Roman" w:hAnsi="Times New Roman" w:cs="Times New Roman"/>
        </w:rPr>
        <w:t>的</w:t>
      </w:r>
      <w:r w:rsidR="001F5D5F" w:rsidRPr="005C1750">
        <w:rPr>
          <w:rFonts w:ascii="Times New Roman" w:hAnsi="Times New Roman" w:cs="Times New Roman"/>
        </w:rPr>
        <w:t>源顶点和目标顶点的大小顺序排序</w:t>
      </w:r>
      <w:r w:rsidR="00AC4657" w:rsidRPr="005C1750">
        <w:rPr>
          <w:rFonts w:ascii="Times New Roman" w:hAnsi="Times New Roman" w:cs="Times New Roman"/>
        </w:rPr>
        <w:t>，然后将</w:t>
      </w:r>
      <w:r w:rsidR="00AC4657" w:rsidRPr="005C1750">
        <w:rPr>
          <w:rFonts w:ascii="Times New Roman" w:hAnsi="Times New Roman" w:cs="Times New Roman"/>
        </w:rPr>
        <w:t>D10</w:t>
      </w:r>
      <w:r w:rsidR="00AC4657" w:rsidRPr="005C1750">
        <w:rPr>
          <w:rFonts w:ascii="Times New Roman" w:hAnsi="Times New Roman" w:cs="Times New Roman"/>
        </w:rPr>
        <w:t>数据集采用</w:t>
      </w:r>
      <w:r w:rsidR="00AC4657" w:rsidRPr="005C1750">
        <w:rPr>
          <w:rFonts w:ascii="Times New Roman" w:hAnsi="Times New Roman" w:cs="Times New Roman"/>
        </w:rPr>
        <w:t>Round-robin</w:t>
      </w:r>
      <w:r w:rsidR="00AC4657" w:rsidRPr="005C1750">
        <w:rPr>
          <w:rFonts w:ascii="Times New Roman" w:hAnsi="Times New Roman" w:cs="Times New Roman"/>
        </w:rPr>
        <w:t>的方式</w:t>
      </w:r>
      <w:r w:rsidR="00E01947" w:rsidRPr="005C1750">
        <w:rPr>
          <w:rFonts w:ascii="Times New Roman" w:hAnsi="Times New Roman" w:cs="Times New Roman"/>
        </w:rPr>
        <w:t>分配给</w:t>
      </w:r>
      <w:r w:rsidR="00E01947" w:rsidRPr="005C1750">
        <w:rPr>
          <w:rFonts w:ascii="Times New Roman" w:hAnsi="Times New Roman" w:cs="Times New Roman"/>
        </w:rPr>
        <w:t>10</w:t>
      </w:r>
      <w:r w:rsidR="00E01947" w:rsidRPr="005C1750">
        <w:rPr>
          <w:rFonts w:ascii="Times New Roman" w:hAnsi="Times New Roman" w:cs="Times New Roman"/>
        </w:rPr>
        <w:t>个计算节点</w:t>
      </w:r>
      <w:r w:rsidR="008B4BDB" w:rsidRPr="005C1750">
        <w:rPr>
          <w:rFonts w:ascii="Times New Roman" w:hAnsi="Times New Roman" w:cs="Times New Roman"/>
        </w:rPr>
        <w:t>分别进行计算。</w:t>
      </w:r>
      <w:r w:rsidR="00CF6C6D" w:rsidRPr="005C1750">
        <w:rPr>
          <w:rFonts w:ascii="Times New Roman" w:hAnsi="Times New Roman" w:cs="Times New Roman"/>
        </w:rPr>
        <w:t>这样做的目的是</w:t>
      </w:r>
      <w:r w:rsidR="000332D4" w:rsidRPr="005C1750">
        <w:rPr>
          <w:rFonts w:ascii="Times New Roman" w:hAnsi="Times New Roman" w:cs="Times New Roman"/>
        </w:rPr>
        <w:t>通过对边进行排序和按序发送给各个计算节点来</w:t>
      </w:r>
      <w:r w:rsidR="00CF6C6D" w:rsidRPr="005C1750">
        <w:rPr>
          <w:rFonts w:ascii="Times New Roman" w:hAnsi="Times New Roman" w:cs="Times New Roman"/>
        </w:rPr>
        <w:t>最大限度</w:t>
      </w:r>
      <w:del w:id="325" w:author="Shen" w:date="2017-03-30T17:28:00Z">
        <w:r w:rsidR="00CF6C6D" w:rsidRPr="005C1750" w:rsidDel="0035083F">
          <w:rPr>
            <w:rFonts w:ascii="Times New Roman" w:hAnsi="Times New Roman" w:cs="Times New Roman" w:hint="eastAsia"/>
          </w:rPr>
          <w:delText>的</w:delText>
        </w:r>
      </w:del>
      <w:ins w:id="326" w:author="Shen" w:date="2017-03-30T17:28:00Z">
        <w:r w:rsidR="0035083F">
          <w:rPr>
            <w:rFonts w:ascii="Times New Roman" w:hAnsi="Times New Roman" w:cs="Times New Roman" w:hint="eastAsia"/>
          </w:rPr>
          <w:t>地</w:t>
        </w:r>
      </w:ins>
      <w:r w:rsidR="00CF6C6D" w:rsidRPr="005C1750">
        <w:rPr>
          <w:rFonts w:ascii="Times New Roman" w:hAnsi="Times New Roman" w:cs="Times New Roman"/>
        </w:rPr>
        <w:t>提高计算节点</w:t>
      </w:r>
      <w:r w:rsidR="00DB4545" w:rsidRPr="005C1750">
        <w:rPr>
          <w:rFonts w:ascii="Times New Roman" w:hAnsi="Times New Roman" w:cs="Times New Roman"/>
        </w:rPr>
        <w:t>之间</w:t>
      </w:r>
      <w:r w:rsidR="005D4240" w:rsidRPr="005C1750">
        <w:rPr>
          <w:rFonts w:ascii="Times New Roman" w:hAnsi="Times New Roman" w:cs="Times New Roman"/>
        </w:rPr>
        <w:t>发生</w:t>
      </w:r>
      <w:r w:rsidR="00CF6C6D" w:rsidRPr="005C1750">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1861D86" w:rsidR="002742BD" w:rsidRDefault="007276D6" w:rsidP="007276D6">
      <w:pPr>
        <w:pStyle w:val="ad"/>
        <w:jc w:val="center"/>
      </w:pPr>
      <w:r>
        <w:t>图</w:t>
      </w:r>
      <w:r>
        <w:t xml:space="preserve"> </w:t>
      </w:r>
      <w:r w:rsidR="00EA7831">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7</w:t>
      </w:r>
      <w:r w:rsidR="00A85874">
        <w:fldChar w:fldCharType="end"/>
      </w:r>
      <w:r>
        <w:t xml:space="preserve"> </w:t>
      </w:r>
      <w:r>
        <w:rPr>
          <w:rFonts w:hint="eastAsia"/>
        </w:rPr>
        <w:t>更新冲突检测实验架构图</w:t>
      </w:r>
    </w:p>
    <w:p w14:paraId="3820CAA1" w14:textId="655C826A" w:rsidR="00D46002" w:rsidRPr="005C1750" w:rsidRDefault="00D46002" w:rsidP="00D46002">
      <w:pPr>
        <w:ind w:firstLineChars="200" w:firstLine="480"/>
        <w:rPr>
          <w:rFonts w:ascii="Times New Roman" w:hAnsi="Times New Roman" w:cs="Times New Roman"/>
        </w:rPr>
      </w:pPr>
      <w:r w:rsidRPr="005C1750">
        <w:rPr>
          <w:rFonts w:ascii="Times New Roman" w:hAnsi="Times New Roman" w:cs="Times New Roman"/>
        </w:rPr>
        <w:t>同样为了检测不同算法的冲突概率，我们分别测试的</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B77BAA">
        <w:rPr>
          <w:rFonts w:ascii="Times New Roman" w:hAnsi="Times New Roman" w:cs="Times New Roman"/>
        </w:rPr>
        <w:t>算法，</w:t>
      </w:r>
      <w:r w:rsidR="00B77BAA">
        <w:rPr>
          <w:rFonts w:ascii="Times New Roman" w:hAnsi="Times New Roman" w:cs="Times New Roman" w:hint="eastAsia"/>
        </w:rPr>
        <w:t>它</w:t>
      </w:r>
      <w:r w:rsidRPr="005C1750">
        <w:rPr>
          <w:rFonts w:ascii="Times New Roman" w:hAnsi="Times New Roman" w:cs="Times New Roman"/>
        </w:rPr>
        <w:t>们的实验结果如图</w:t>
      </w:r>
      <w:r w:rsidRPr="005C1750">
        <w:rPr>
          <w:rFonts w:ascii="Times New Roman" w:hAnsi="Times New Roman" w:cs="Times New Roman"/>
        </w:rPr>
        <w:t>6-</w:t>
      </w:r>
      <w:r w:rsidR="00C5592B" w:rsidRPr="005C1750">
        <w:rPr>
          <w:rFonts w:ascii="Times New Roman" w:hAnsi="Times New Roman" w:cs="Times New Roman"/>
        </w:rPr>
        <w:t>8</w:t>
      </w:r>
      <w:r w:rsidRPr="005C1750">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4E3C0A23" w:rsidR="004E4EA1" w:rsidRDefault="004E4EA1" w:rsidP="004E4EA1">
      <w:pPr>
        <w:pStyle w:val="ad"/>
        <w:jc w:val="center"/>
      </w:pPr>
      <w:r>
        <w:t>图</w:t>
      </w:r>
      <w:r>
        <w:t xml:space="preserve"> </w:t>
      </w:r>
      <w:r w:rsidR="00EB5790">
        <w:t>6</w:t>
      </w:r>
      <w:r w:rsidR="00A85874">
        <w:noBreakHyphen/>
      </w:r>
      <w:r w:rsidR="00A85874">
        <w:fldChar w:fldCharType="begin"/>
      </w:r>
      <w:r w:rsidR="00A85874">
        <w:instrText xml:space="preserve"> SEQ </w:instrText>
      </w:r>
      <w:r w:rsidR="00A85874">
        <w:instrText>图</w:instrText>
      </w:r>
      <w:r w:rsidR="00A85874">
        <w:instrText xml:space="preserve"> \* ARABIC \s 1 </w:instrText>
      </w:r>
      <w:r w:rsidR="00A85874">
        <w:fldChar w:fldCharType="separate"/>
      </w:r>
      <w:r w:rsidR="00021115">
        <w:rPr>
          <w:noProof/>
        </w:rPr>
        <w:t>8</w:t>
      </w:r>
      <w:r w:rsidR="00A85874">
        <w:fldChar w:fldCharType="end"/>
      </w:r>
      <w:r>
        <w:t xml:space="preserve"> </w:t>
      </w:r>
      <w:r>
        <w:rPr>
          <w:rFonts w:hint="eastAsia"/>
        </w:rPr>
        <w:t>算法更新冲突概率图</w:t>
      </w:r>
    </w:p>
    <w:p w14:paraId="61D3B622" w14:textId="544BA72F" w:rsidR="00042F56" w:rsidRPr="005C1750" w:rsidRDefault="004E4EA1" w:rsidP="00873F29">
      <w:pPr>
        <w:ind w:firstLineChars="200" w:firstLine="480"/>
        <w:rPr>
          <w:rFonts w:ascii="Times New Roman" w:hAnsi="Times New Roman" w:cs="Times New Roman"/>
        </w:rPr>
      </w:pPr>
      <w:r w:rsidRPr="005C1750">
        <w:rPr>
          <w:rFonts w:ascii="Times New Roman" w:hAnsi="Times New Roman" w:cs="Times New Roman"/>
        </w:rPr>
        <w:t>由图</w:t>
      </w:r>
      <w:r w:rsidRPr="005C1750">
        <w:rPr>
          <w:rFonts w:ascii="Times New Roman" w:hAnsi="Times New Roman" w:cs="Times New Roman"/>
        </w:rPr>
        <w:t>6-8</w:t>
      </w:r>
      <w:r w:rsidRPr="005C1750">
        <w:rPr>
          <w:rFonts w:ascii="Times New Roman" w:hAnsi="Times New Roman" w:cs="Times New Roman"/>
        </w:rPr>
        <w:t>可以看出，</w:t>
      </w:r>
      <w:r w:rsidR="0089709C" w:rsidRPr="005C1750">
        <w:rPr>
          <w:rFonts w:ascii="Times New Roman" w:hAnsi="Times New Roman" w:cs="Times New Roman"/>
        </w:rPr>
        <w:t>这四个算法的更新冲突概率都在</w:t>
      </w:r>
      <w:r w:rsidR="0089709C" w:rsidRPr="005C1750">
        <w:rPr>
          <w:rFonts w:ascii="Times New Roman" w:hAnsi="Times New Roman" w:cs="Times New Roman"/>
        </w:rPr>
        <w:t>3%</w:t>
      </w:r>
      <w:r w:rsidR="0089709C" w:rsidRPr="005C1750">
        <w:rPr>
          <w:rFonts w:ascii="Times New Roman" w:hAnsi="Times New Roman" w:cs="Times New Roman"/>
        </w:rPr>
        <w:t>以下，</w:t>
      </w:r>
      <w:r w:rsidR="00D17395" w:rsidRPr="005C1750">
        <w:rPr>
          <w:rFonts w:ascii="Times New Roman" w:hAnsi="Times New Roman" w:cs="Times New Roman"/>
        </w:rPr>
        <w:t>每个算法的更新冲突概率略有不同。整体上来看，</w:t>
      </w:r>
      <w:r w:rsidR="00D17395" w:rsidRPr="005C1750">
        <w:rPr>
          <w:rFonts w:ascii="Times New Roman" w:hAnsi="Times New Roman" w:cs="Times New Roman"/>
        </w:rPr>
        <w:t>PR</w:t>
      </w:r>
      <w:r w:rsidR="00D17395" w:rsidRPr="005C1750">
        <w:rPr>
          <w:rFonts w:ascii="Times New Roman" w:hAnsi="Times New Roman" w:cs="Times New Roman"/>
        </w:rPr>
        <w:t>算法更新冲突概率最大，</w:t>
      </w:r>
      <w:r w:rsidR="00CB1C4C" w:rsidRPr="005C1750">
        <w:rPr>
          <w:rFonts w:ascii="Times New Roman" w:hAnsi="Times New Roman" w:cs="Times New Roman"/>
        </w:rPr>
        <w:t>这是因为</w:t>
      </w:r>
      <w:r w:rsidR="00D54634" w:rsidRPr="005C1750">
        <w:rPr>
          <w:rFonts w:ascii="Times New Roman" w:hAnsi="Times New Roman" w:cs="Times New Roman"/>
        </w:rPr>
        <w:t>PR</w:t>
      </w:r>
      <w:r w:rsidR="00D54634" w:rsidRPr="005C1750">
        <w:rPr>
          <w:rFonts w:ascii="Times New Roman" w:hAnsi="Times New Roman" w:cs="Times New Roman"/>
        </w:rPr>
        <w:t>算法每次更新时，会以新增的边的两个顶点为中心向外传播，可能会影响整个连通子图内的所有</w:t>
      </w:r>
      <w:r w:rsidR="00D938F2">
        <w:rPr>
          <w:rFonts w:ascii="Times New Roman" w:hAnsi="Times New Roman" w:cs="Times New Roman"/>
        </w:rPr>
        <w:t>顶点</w:t>
      </w:r>
      <w:r w:rsidR="003F31F0" w:rsidRPr="005C1750">
        <w:rPr>
          <w:rFonts w:ascii="Times New Roman" w:hAnsi="Times New Roman" w:cs="Times New Roman"/>
        </w:rPr>
        <w:t>，所以更新冲突概率最大；而</w:t>
      </w:r>
      <w:r w:rsidR="003F31F0" w:rsidRPr="005C1750">
        <w:rPr>
          <w:rFonts w:ascii="Times New Roman" w:hAnsi="Times New Roman" w:cs="Times New Roman"/>
        </w:rPr>
        <w:t>SSSP</w:t>
      </w:r>
      <w:r w:rsidR="003F31F0" w:rsidRPr="005C1750">
        <w:rPr>
          <w:rFonts w:ascii="Times New Roman" w:hAnsi="Times New Roman" w:cs="Times New Roman"/>
        </w:rPr>
        <w:t>算法是</w:t>
      </w:r>
      <w:commentRangeStart w:id="327"/>
      <w:r w:rsidR="003F31F0" w:rsidRPr="005C1750">
        <w:rPr>
          <w:rFonts w:ascii="Times New Roman" w:hAnsi="Times New Roman" w:cs="Times New Roman"/>
        </w:rPr>
        <w:t>按照</w:t>
      </w:r>
      <w:commentRangeEnd w:id="327"/>
      <w:r w:rsidR="00DD1929">
        <w:rPr>
          <w:rStyle w:val="a5"/>
        </w:rPr>
        <w:commentReference w:id="327"/>
      </w:r>
      <w:r w:rsidR="003F31F0" w:rsidRPr="005C1750">
        <w:rPr>
          <w:rFonts w:ascii="Times New Roman" w:hAnsi="Times New Roman" w:cs="Times New Roman"/>
        </w:rPr>
        <w:t>以新增边的源顶点为中心，沿着某条路径往外</w:t>
      </w:r>
      <w:r w:rsidR="00A41CBC">
        <w:rPr>
          <w:rFonts w:ascii="Times New Roman" w:hAnsi="Times New Roman" w:cs="Times New Roman"/>
        </w:rPr>
        <w:t>传播，而且有可能传播到某个顶点就结束（当新增的这条边不能使得其</w:t>
      </w:r>
      <w:r w:rsidR="00A41CBC">
        <w:rPr>
          <w:rFonts w:ascii="Times New Roman" w:hAnsi="Times New Roman" w:cs="Times New Roman" w:hint="eastAsia"/>
        </w:rPr>
        <w:t>它</w:t>
      </w:r>
      <w:r w:rsidR="003F31F0" w:rsidRPr="005C1750">
        <w:rPr>
          <w:rFonts w:ascii="Times New Roman" w:hAnsi="Times New Roman" w:cs="Times New Roman"/>
        </w:rPr>
        <w:t>邻接点的</w:t>
      </w:r>
      <w:r w:rsidR="003F31F0" w:rsidRPr="005C1750">
        <w:rPr>
          <w:rFonts w:ascii="Times New Roman" w:hAnsi="Times New Roman" w:cs="Times New Roman"/>
        </w:rPr>
        <w:t>SP</w:t>
      </w:r>
      <w:r w:rsidR="003F31F0" w:rsidRPr="005C1750">
        <w:rPr>
          <w:rFonts w:ascii="Times New Roman" w:hAnsi="Times New Roman" w:cs="Times New Roman"/>
        </w:rPr>
        <w:t>值减小时传播结束），</w:t>
      </w:r>
      <w:r w:rsidR="00663DB1" w:rsidRPr="005C1750">
        <w:rPr>
          <w:rFonts w:ascii="Times New Roman" w:hAnsi="Times New Roman" w:cs="Times New Roman"/>
        </w:rPr>
        <w:t>因此传播的影响范围没有</w:t>
      </w:r>
      <w:r w:rsidR="00663DB1" w:rsidRPr="005C1750">
        <w:rPr>
          <w:rFonts w:ascii="Times New Roman" w:hAnsi="Times New Roman" w:cs="Times New Roman"/>
        </w:rPr>
        <w:t>PR</w:t>
      </w:r>
      <w:r w:rsidR="00663DB1" w:rsidRPr="005C1750">
        <w:rPr>
          <w:rFonts w:ascii="Times New Roman" w:hAnsi="Times New Roman" w:cs="Times New Roman"/>
        </w:rPr>
        <w:t>算法大，所以更新冲突的概率相比</w:t>
      </w:r>
      <w:r w:rsidR="00663DB1" w:rsidRPr="005C1750">
        <w:rPr>
          <w:rFonts w:ascii="Times New Roman" w:hAnsi="Times New Roman" w:cs="Times New Roman"/>
        </w:rPr>
        <w:t>PR</w:t>
      </w:r>
      <w:r w:rsidR="00663DB1" w:rsidRPr="005C1750">
        <w:rPr>
          <w:rFonts w:ascii="Times New Roman" w:hAnsi="Times New Roman" w:cs="Times New Roman"/>
        </w:rPr>
        <w:t>算法会小很多</w:t>
      </w:r>
      <w:del w:id="328" w:author="Shen" w:date="2017-03-30T17:30:00Z">
        <w:r w:rsidR="00663DB1" w:rsidRPr="005C1750" w:rsidDel="00C53E09">
          <w:rPr>
            <w:rFonts w:ascii="Times New Roman" w:hAnsi="Times New Roman" w:cs="Times New Roman" w:hint="eastAsia"/>
          </w:rPr>
          <w:delText>，</w:delText>
        </w:r>
      </w:del>
      <w:ins w:id="329" w:author="Shen" w:date="2017-03-30T17:30:00Z">
        <w:r w:rsidR="00C53E09">
          <w:rPr>
            <w:rFonts w:ascii="Times New Roman" w:hAnsi="Times New Roman" w:cs="Times New Roman" w:hint="eastAsia"/>
          </w:rPr>
          <w:t>；</w:t>
        </w:r>
      </w:ins>
      <w:r w:rsidR="00CF207B" w:rsidRPr="005C1750">
        <w:rPr>
          <w:rFonts w:ascii="Times New Roman" w:hAnsi="Times New Roman" w:cs="Times New Roman"/>
        </w:rPr>
        <w:t>TC</w:t>
      </w:r>
      <w:r w:rsidR="00CF207B" w:rsidRPr="005C1750">
        <w:rPr>
          <w:rFonts w:ascii="Times New Roman" w:hAnsi="Times New Roman" w:cs="Times New Roman"/>
        </w:rPr>
        <w:t>算法只会影响新增边的两个顶点的所有公共邻接点，影响范围更小，</w:t>
      </w:r>
      <w:r w:rsidR="00094515" w:rsidRPr="005C1750">
        <w:rPr>
          <w:rFonts w:ascii="Times New Roman" w:hAnsi="Times New Roman" w:cs="Times New Roman"/>
        </w:rPr>
        <w:t>更新冲突的概率就更小</w:t>
      </w:r>
      <w:del w:id="330" w:author="Shen" w:date="2017-03-30T17:30:00Z">
        <w:r w:rsidR="00094515" w:rsidRPr="005C1750" w:rsidDel="00C53E09">
          <w:rPr>
            <w:rFonts w:ascii="Times New Roman" w:hAnsi="Times New Roman" w:cs="Times New Roman" w:hint="eastAsia"/>
          </w:rPr>
          <w:delText>，</w:delText>
        </w:r>
      </w:del>
      <w:ins w:id="331" w:author="Shen" w:date="2017-03-30T17:30:00Z">
        <w:r w:rsidR="00C53E09">
          <w:rPr>
            <w:rFonts w:ascii="Times New Roman" w:hAnsi="Times New Roman" w:cs="Times New Roman" w:hint="eastAsia"/>
          </w:rPr>
          <w:t>；</w:t>
        </w:r>
      </w:ins>
      <w:r w:rsidR="00094515" w:rsidRPr="005C1750">
        <w:rPr>
          <w:rFonts w:ascii="Times New Roman" w:hAnsi="Times New Roman" w:cs="Times New Roman"/>
        </w:rPr>
        <w:t>至于</w:t>
      </w:r>
      <w:r w:rsidR="00094515" w:rsidRPr="005C1750">
        <w:rPr>
          <w:rFonts w:ascii="Times New Roman" w:hAnsi="Times New Roman" w:cs="Times New Roman"/>
        </w:rPr>
        <w:t>DD</w:t>
      </w:r>
      <w:r w:rsidR="00094515" w:rsidRPr="005C1750">
        <w:rPr>
          <w:rFonts w:ascii="Times New Roman" w:hAnsi="Times New Roman" w:cs="Times New Roman"/>
        </w:rPr>
        <w:t>算法，</w:t>
      </w:r>
      <w:r w:rsidR="000D041E">
        <w:rPr>
          <w:rFonts w:ascii="Times New Roman" w:hAnsi="Times New Roman" w:cs="Times New Roman"/>
        </w:rPr>
        <w:t>按照影响范围来看应该是最小的，但是由于本实验的</w:t>
      </w:r>
      <w:r w:rsidR="000D041E">
        <w:rPr>
          <w:rFonts w:ascii="Times New Roman" w:hAnsi="Times New Roman" w:cs="Times New Roman" w:hint="eastAsia"/>
        </w:rPr>
        <w:t>人为</w:t>
      </w:r>
      <w:r w:rsidR="007609F7" w:rsidRPr="005C1750">
        <w:rPr>
          <w:rFonts w:ascii="Times New Roman" w:hAnsi="Times New Roman" w:cs="Times New Roman"/>
        </w:rPr>
        <w:t>设计，即将</w:t>
      </w:r>
      <w:r w:rsidR="00C757B2" w:rsidRPr="005C1750">
        <w:rPr>
          <w:rFonts w:ascii="Times New Roman" w:hAnsi="Times New Roman" w:cs="Times New Roman"/>
        </w:rPr>
        <w:t>顶点编号相近的边尽量安排在不同的计算节点上，这将导致</w:t>
      </w:r>
      <w:r w:rsidR="00443AF2" w:rsidRPr="005C1750">
        <w:rPr>
          <w:rFonts w:ascii="Times New Roman" w:hAnsi="Times New Roman" w:cs="Times New Roman"/>
        </w:rPr>
        <w:t>多个计算节点同时争取</w:t>
      </w:r>
      <w:r w:rsidR="00182753">
        <w:rPr>
          <w:rFonts w:ascii="Times New Roman" w:hAnsi="Times New Roman" w:cs="Times New Roman" w:hint="eastAsia"/>
        </w:rPr>
        <w:t>更新</w:t>
      </w:r>
      <w:r w:rsidR="00443AF2" w:rsidRPr="005C1750">
        <w:rPr>
          <w:rFonts w:ascii="Times New Roman" w:hAnsi="Times New Roman" w:cs="Times New Roman"/>
        </w:rPr>
        <w:t>同一个顶点的状态，所以更新冲突的概率也比较高，</w:t>
      </w:r>
      <w:r w:rsidR="00A90363" w:rsidRPr="005C1750">
        <w:rPr>
          <w:rFonts w:ascii="Times New Roman" w:hAnsi="Times New Roman" w:cs="Times New Roman"/>
        </w:rPr>
        <w:t>如果在自然</w:t>
      </w:r>
      <w:r w:rsidR="000E0E91">
        <w:rPr>
          <w:rFonts w:ascii="Times New Roman" w:hAnsi="Times New Roman" w:cs="Times New Roman"/>
        </w:rPr>
        <w:lastRenderedPageBreak/>
        <w:t>分发</w:t>
      </w:r>
      <w:r w:rsidR="00A90363" w:rsidRPr="005C1750">
        <w:rPr>
          <w:rFonts w:ascii="Times New Roman" w:hAnsi="Times New Roman" w:cs="Times New Roman"/>
        </w:rPr>
        <w:t>的情况下，</w:t>
      </w:r>
      <w:r w:rsidR="001201E0" w:rsidRPr="005C1750">
        <w:rPr>
          <w:rFonts w:ascii="Times New Roman" w:hAnsi="Times New Roman" w:cs="Times New Roman"/>
        </w:rPr>
        <w:t>因为</w:t>
      </w:r>
      <w:r w:rsidR="001201E0" w:rsidRPr="005C1750">
        <w:rPr>
          <w:rFonts w:ascii="Times New Roman" w:hAnsi="Times New Roman" w:cs="Times New Roman"/>
        </w:rPr>
        <w:t>DD</w:t>
      </w:r>
      <w:r w:rsidR="001201E0" w:rsidRPr="005C1750">
        <w:rPr>
          <w:rFonts w:ascii="Times New Roman" w:hAnsi="Times New Roman" w:cs="Times New Roman"/>
        </w:rPr>
        <w:t>算法的更新只会影响到新增这条边的两个顶点，影响范围最小，所以</w:t>
      </w:r>
      <w:r w:rsidR="00A90363" w:rsidRPr="005C1750">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332" w:name="_Toc478509303"/>
      <w:bookmarkStart w:id="333" w:name="_Toc478569388"/>
      <w:r>
        <w:rPr>
          <w:rFonts w:hint="eastAsia"/>
        </w:rPr>
        <w:t>本章小结</w:t>
      </w:r>
      <w:bookmarkEnd w:id="332"/>
      <w:bookmarkEnd w:id="333"/>
    </w:p>
    <w:p w14:paraId="5AEA4F20" w14:textId="4DFF65DD" w:rsidR="002E2C90" w:rsidRDefault="00304075" w:rsidP="002275B8">
      <w:pPr>
        <w:ind w:firstLineChars="200" w:firstLine="480"/>
        <w:rPr>
          <w:rFonts w:ascii="Times New Roman" w:hAnsi="Times New Roman" w:cs="Times New Roman"/>
        </w:rPr>
      </w:pPr>
      <w:r w:rsidRPr="005C1750">
        <w:rPr>
          <w:rFonts w:ascii="Times New Roman" w:hAnsi="Times New Roman" w:cs="Times New Roman"/>
        </w:rPr>
        <w:t>本章</w:t>
      </w:r>
      <w:r w:rsidR="007B75BB" w:rsidRPr="005C1750">
        <w:rPr>
          <w:rFonts w:ascii="Times New Roman" w:hAnsi="Times New Roman" w:cs="Times New Roman"/>
        </w:rPr>
        <w:t>通过实验的方式，验证了</w:t>
      </w:r>
      <w:r w:rsidR="007B75BB" w:rsidRPr="005C1750">
        <w:rPr>
          <w:rFonts w:ascii="Times New Roman" w:hAnsi="Times New Roman" w:cs="Times New Roman"/>
        </w:rPr>
        <w:t>GraphFlow</w:t>
      </w:r>
      <w:r w:rsidR="007B75BB" w:rsidRPr="005C1750">
        <w:rPr>
          <w:rFonts w:ascii="Times New Roman" w:hAnsi="Times New Roman" w:cs="Times New Roman"/>
        </w:rPr>
        <w:t>系统的准确性、实时性和更新冲突概率。</w:t>
      </w:r>
      <w:r w:rsidR="00C91C20" w:rsidRPr="005C1750">
        <w:rPr>
          <w:rFonts w:ascii="Times New Roman" w:hAnsi="Times New Roman" w:cs="Times New Roman"/>
        </w:rPr>
        <w:t>实验结果表明</w:t>
      </w:r>
      <w:r w:rsidR="00494D7D" w:rsidRPr="005C1750">
        <w:rPr>
          <w:rFonts w:ascii="Times New Roman" w:hAnsi="Times New Roman" w:cs="Times New Roman"/>
        </w:rPr>
        <w:t>，采用基于状态更新的流式图计算模型，系统的</w:t>
      </w:r>
      <w:r w:rsidR="00494D7D" w:rsidRPr="005C1750">
        <w:rPr>
          <w:rFonts w:ascii="Times New Roman" w:hAnsi="Times New Roman" w:cs="Times New Roman"/>
        </w:rPr>
        <w:t>90%</w:t>
      </w:r>
      <w:r w:rsidR="00494D7D" w:rsidRPr="005C1750">
        <w:rPr>
          <w:rFonts w:ascii="Times New Roman" w:hAnsi="Times New Roman" w:cs="Times New Roman"/>
        </w:rPr>
        <w:t>更新请求都能够在</w:t>
      </w:r>
      <w:r w:rsidR="00494D7D" w:rsidRPr="005C1750">
        <w:rPr>
          <w:rFonts w:ascii="Times New Roman" w:hAnsi="Times New Roman" w:cs="Times New Roman"/>
        </w:rPr>
        <w:t>12ms</w:t>
      </w:r>
      <w:r w:rsidR="002E0A00">
        <w:rPr>
          <w:rFonts w:ascii="Times New Roman" w:hAnsi="Times New Roman" w:cs="Times New Roman"/>
        </w:rPr>
        <w:t>内得到响应；</w:t>
      </w:r>
      <w:r w:rsidR="00505DA2">
        <w:rPr>
          <w:rFonts w:ascii="Times New Roman" w:hAnsi="Times New Roman" w:cs="Times New Roman"/>
        </w:rPr>
        <w:t>在不同并发度下系统</w:t>
      </w:r>
      <w:r w:rsidR="00505DA2">
        <w:rPr>
          <w:rFonts w:ascii="Times New Roman" w:hAnsi="Times New Roman" w:cs="Times New Roman" w:hint="eastAsia"/>
        </w:rPr>
        <w:t>仍能</w:t>
      </w:r>
      <w:r w:rsidR="00494D7D" w:rsidRPr="005C1750">
        <w:rPr>
          <w:rFonts w:ascii="Times New Roman" w:hAnsi="Times New Roman" w:cs="Times New Roman"/>
        </w:rPr>
        <w:t>保持较高的准确率</w:t>
      </w:r>
      <w:r w:rsidR="007C7D87">
        <w:rPr>
          <w:rFonts w:ascii="Times New Roman" w:hAnsi="Times New Roman" w:cs="Times New Roman"/>
        </w:rPr>
        <w:t>；</w:t>
      </w:r>
      <w:r w:rsidR="00091EFB" w:rsidRPr="005C1750">
        <w:rPr>
          <w:rFonts w:ascii="Times New Roman" w:hAnsi="Times New Roman" w:cs="Times New Roman"/>
        </w:rPr>
        <w:t>采用细粒度锁来控制多个节点的并发更新，发生更新冲突的概率小于</w:t>
      </w:r>
      <w:r w:rsidR="00091EFB" w:rsidRPr="005C1750">
        <w:rPr>
          <w:rFonts w:ascii="Times New Roman" w:hAnsi="Times New Roman" w:cs="Times New Roman"/>
        </w:rPr>
        <w:t>3%</w:t>
      </w:r>
      <w:r w:rsidR="00091EFB" w:rsidRPr="005C1750">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6"/>
          <w:pgSz w:w="11906" w:h="16838"/>
          <w:pgMar w:top="1440" w:right="1800" w:bottom="1440" w:left="1800" w:header="851" w:footer="794" w:gutter="0"/>
          <w:cols w:space="425"/>
          <w:docGrid w:type="lines" w:linePitch="326"/>
        </w:sectPr>
      </w:pPr>
    </w:p>
    <w:p w14:paraId="453C2B14" w14:textId="49DF25CE" w:rsidR="00EC2CE9" w:rsidRDefault="00AD1F23" w:rsidP="00E03443">
      <w:pPr>
        <w:pStyle w:val="1"/>
        <w:numPr>
          <w:ilvl w:val="0"/>
          <w:numId w:val="41"/>
        </w:numPr>
      </w:pPr>
      <w:bookmarkStart w:id="334" w:name="_Toc478509304"/>
      <w:bookmarkStart w:id="335" w:name="_Toc478569389"/>
      <w:r>
        <w:rPr>
          <w:rFonts w:hint="eastAsia"/>
        </w:rPr>
        <w:lastRenderedPageBreak/>
        <w:t>结束语</w:t>
      </w:r>
      <w:bookmarkEnd w:id="334"/>
      <w:bookmarkEnd w:id="335"/>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336" w:name="_Toc478509305"/>
      <w:bookmarkStart w:id="337" w:name="_Toc478569390"/>
      <w:r>
        <w:rPr>
          <w:rFonts w:hint="eastAsia"/>
        </w:rPr>
        <w:t>工作总结</w:t>
      </w:r>
      <w:bookmarkEnd w:id="336"/>
      <w:bookmarkEnd w:id="337"/>
    </w:p>
    <w:p w14:paraId="59EBC646" w14:textId="452763C6" w:rsidR="003F0CB3" w:rsidRPr="005C1750" w:rsidRDefault="00164EBC" w:rsidP="00A5342A">
      <w:pPr>
        <w:ind w:firstLineChars="200" w:firstLine="480"/>
        <w:rPr>
          <w:rFonts w:ascii="Times New Roman" w:hAnsi="Times New Roman" w:cs="Times New Roman"/>
        </w:rPr>
      </w:pPr>
      <w:r w:rsidRPr="005C1750">
        <w:rPr>
          <w:rFonts w:ascii="Times New Roman" w:hAnsi="Times New Roman" w:cs="Times New Roman"/>
        </w:rPr>
        <w:t>本文首先阐述了现阶段图数据</w:t>
      </w:r>
      <w:r w:rsidR="004F1071" w:rsidRPr="005C1750">
        <w:rPr>
          <w:rFonts w:ascii="Times New Roman" w:hAnsi="Times New Roman" w:cs="Times New Roman"/>
        </w:rPr>
        <w:t>和</w:t>
      </w:r>
      <w:r w:rsidR="00A5342A" w:rsidRPr="005C1750">
        <w:rPr>
          <w:rFonts w:ascii="Times New Roman" w:hAnsi="Times New Roman" w:cs="Times New Roman"/>
        </w:rPr>
        <w:t>图算法</w:t>
      </w:r>
      <w:r w:rsidR="004F1071" w:rsidRPr="005C1750">
        <w:rPr>
          <w:rFonts w:ascii="Times New Roman" w:hAnsi="Times New Roman" w:cs="Times New Roman"/>
        </w:rPr>
        <w:t>的</w:t>
      </w:r>
      <w:r w:rsidR="00A5342A" w:rsidRPr="005C1750">
        <w:rPr>
          <w:rFonts w:ascii="Times New Roman" w:hAnsi="Times New Roman" w:cs="Times New Roman"/>
        </w:rPr>
        <w:t>特点，</w:t>
      </w:r>
      <w:r w:rsidR="004235F9" w:rsidRPr="005C1750">
        <w:rPr>
          <w:rFonts w:ascii="Times New Roman" w:hAnsi="Times New Roman" w:cs="Times New Roman"/>
        </w:rPr>
        <w:t>并</w:t>
      </w:r>
      <w:r w:rsidR="00013757" w:rsidRPr="005C1750">
        <w:rPr>
          <w:rFonts w:ascii="Times New Roman" w:hAnsi="Times New Roman" w:cs="Times New Roman"/>
        </w:rPr>
        <w:t>总结了现有的图计算相关的关键技术和常见的图计算模型及系统，在归纳总结图算法特征之后，针对这些特征提出了基于状态更新的流式图计算模型，</w:t>
      </w:r>
      <w:r w:rsidR="006C7A59" w:rsidRPr="005C1750">
        <w:rPr>
          <w:rFonts w:ascii="Times New Roman" w:hAnsi="Times New Roman" w:cs="Times New Roman"/>
        </w:rPr>
        <w:t>设计并实现了基于该模型的</w:t>
      </w:r>
      <w:r w:rsidR="006C7A59" w:rsidRPr="005C1750">
        <w:rPr>
          <w:rFonts w:ascii="Times New Roman" w:hAnsi="Times New Roman" w:cs="Times New Roman"/>
        </w:rPr>
        <w:t>GraphFlow</w:t>
      </w:r>
      <w:r w:rsidR="006C7A59" w:rsidRPr="005C1750">
        <w:rPr>
          <w:rFonts w:ascii="Times New Roman" w:hAnsi="Times New Roman" w:cs="Times New Roman"/>
        </w:rPr>
        <w:t>系统</w:t>
      </w:r>
      <w:r w:rsidR="00204CB5" w:rsidRPr="005C1750">
        <w:rPr>
          <w:rFonts w:ascii="Times New Roman" w:hAnsi="Times New Roman" w:cs="Times New Roman"/>
        </w:rPr>
        <w:t>，并且给出了系统测试结果及实验</w:t>
      </w:r>
      <w:r w:rsidR="003D363B" w:rsidRPr="005C1750">
        <w:rPr>
          <w:rFonts w:ascii="Times New Roman" w:hAnsi="Times New Roman" w:cs="Times New Roman"/>
        </w:rPr>
        <w:t>分析。</w:t>
      </w:r>
      <w:r w:rsidR="00CF42E8" w:rsidRPr="005C1750">
        <w:rPr>
          <w:rFonts w:ascii="Times New Roman" w:hAnsi="Times New Roman" w:cs="Times New Roman"/>
        </w:rPr>
        <w:t>具体来讲，本文的</w:t>
      </w:r>
      <w:r w:rsidR="004B63CD" w:rsidRPr="005C1750">
        <w:rPr>
          <w:rFonts w:ascii="Times New Roman" w:hAnsi="Times New Roman" w:cs="Times New Roman"/>
        </w:rPr>
        <w:t>主要工作内容有以下几个方面：</w:t>
      </w:r>
    </w:p>
    <w:p w14:paraId="4CE9D6C1" w14:textId="4E2EABFC" w:rsidR="004B63CD" w:rsidRPr="005C1750" w:rsidRDefault="004F1071"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分析了</w:t>
      </w:r>
      <w:r w:rsidR="00D6235F" w:rsidRPr="005C1750">
        <w:rPr>
          <w:rFonts w:ascii="Times New Roman" w:hAnsi="Times New Roman" w:cs="Times New Roman"/>
        </w:rPr>
        <w:t>现阶段</w:t>
      </w:r>
      <w:r w:rsidR="00CD29EB" w:rsidRPr="005C1750">
        <w:rPr>
          <w:rFonts w:ascii="Times New Roman" w:hAnsi="Times New Roman" w:cs="Times New Roman"/>
        </w:rPr>
        <w:t>图数据</w:t>
      </w:r>
      <w:r w:rsidR="00CD29EB" w:rsidRPr="005C1750">
        <w:rPr>
          <w:rFonts w:ascii="Times New Roman" w:hAnsi="Times New Roman" w:cs="Times New Roman"/>
        </w:rPr>
        <w:t>“</w:t>
      </w:r>
      <w:r w:rsidR="00CD29EB" w:rsidRPr="005C1750">
        <w:rPr>
          <w:rFonts w:ascii="Times New Roman" w:hAnsi="Times New Roman" w:cs="Times New Roman"/>
        </w:rPr>
        <w:t>海量</w:t>
      </w:r>
      <w:r w:rsidR="00CD29EB" w:rsidRPr="005C1750">
        <w:rPr>
          <w:rFonts w:ascii="Times New Roman" w:hAnsi="Times New Roman" w:cs="Times New Roman"/>
        </w:rPr>
        <w:t>”</w:t>
      </w:r>
      <w:r w:rsidR="00CD29EB" w:rsidRPr="005C1750">
        <w:rPr>
          <w:rFonts w:ascii="Times New Roman" w:hAnsi="Times New Roman" w:cs="Times New Roman"/>
        </w:rPr>
        <w:t>和</w:t>
      </w:r>
      <w:r w:rsidR="00CD29EB" w:rsidRPr="005C1750">
        <w:rPr>
          <w:rFonts w:ascii="Times New Roman" w:hAnsi="Times New Roman" w:cs="Times New Roman"/>
        </w:rPr>
        <w:t>“</w:t>
      </w:r>
      <w:r w:rsidR="00CD29EB" w:rsidRPr="005C1750">
        <w:rPr>
          <w:rFonts w:ascii="Times New Roman" w:hAnsi="Times New Roman" w:cs="Times New Roman"/>
        </w:rPr>
        <w:t>动态</w:t>
      </w:r>
      <w:r w:rsidR="00CD29EB" w:rsidRPr="005C1750">
        <w:rPr>
          <w:rFonts w:ascii="Times New Roman" w:hAnsi="Times New Roman" w:cs="Times New Roman"/>
        </w:rPr>
        <w:t>”</w:t>
      </w:r>
      <w:r w:rsidR="00CD29EB" w:rsidRPr="005C1750">
        <w:rPr>
          <w:rFonts w:ascii="Times New Roman" w:hAnsi="Times New Roman" w:cs="Times New Roman"/>
        </w:rPr>
        <w:t>特性，</w:t>
      </w:r>
      <w:r w:rsidR="00D6235F" w:rsidRPr="005C1750">
        <w:rPr>
          <w:rFonts w:ascii="Times New Roman" w:hAnsi="Times New Roman" w:cs="Times New Roman"/>
        </w:rPr>
        <w:t>图算法</w:t>
      </w:r>
      <w:r w:rsidR="00D6235F" w:rsidRPr="005C1750">
        <w:rPr>
          <w:rFonts w:ascii="Times New Roman" w:hAnsi="Times New Roman" w:cs="Times New Roman"/>
        </w:rPr>
        <w:t>“</w:t>
      </w:r>
      <w:r w:rsidR="00D6235F" w:rsidRPr="005C1750">
        <w:rPr>
          <w:rFonts w:ascii="Times New Roman" w:hAnsi="Times New Roman" w:cs="Times New Roman"/>
        </w:rPr>
        <w:t>局部性差</w:t>
      </w:r>
      <w:r w:rsidR="00D6235F" w:rsidRPr="005C1750">
        <w:rPr>
          <w:rFonts w:ascii="Times New Roman" w:hAnsi="Times New Roman" w:cs="Times New Roman"/>
        </w:rPr>
        <w:t>”</w:t>
      </w:r>
      <w:r w:rsidR="00D6235F" w:rsidRPr="005C1750">
        <w:rPr>
          <w:rFonts w:ascii="Times New Roman" w:hAnsi="Times New Roman" w:cs="Times New Roman"/>
        </w:rPr>
        <w:t>和</w:t>
      </w:r>
      <w:r w:rsidR="00D6235F" w:rsidRPr="005C1750">
        <w:rPr>
          <w:rFonts w:ascii="Times New Roman" w:hAnsi="Times New Roman" w:cs="Times New Roman"/>
        </w:rPr>
        <w:t>“</w:t>
      </w:r>
      <w:r w:rsidR="00D6235F" w:rsidRPr="005C1750">
        <w:rPr>
          <w:rFonts w:ascii="Times New Roman" w:hAnsi="Times New Roman" w:cs="Times New Roman"/>
        </w:rPr>
        <w:t>迭代计算</w:t>
      </w:r>
      <w:r w:rsidR="00D6235F" w:rsidRPr="005C1750">
        <w:rPr>
          <w:rFonts w:ascii="Times New Roman" w:hAnsi="Times New Roman" w:cs="Times New Roman"/>
        </w:rPr>
        <w:t>”</w:t>
      </w:r>
      <w:r w:rsidR="00D6235F" w:rsidRPr="005C1750">
        <w:rPr>
          <w:rFonts w:ascii="Times New Roman" w:hAnsi="Times New Roman" w:cs="Times New Roman"/>
        </w:rPr>
        <w:t>的特点，</w:t>
      </w:r>
      <w:r w:rsidR="006F1FCD" w:rsidRPr="005C1750">
        <w:rPr>
          <w:rFonts w:ascii="Times New Roman" w:hAnsi="Times New Roman" w:cs="Times New Roman"/>
        </w:rPr>
        <w:t>并且从图的划分、编程模型和计算模型三个方面</w:t>
      </w:r>
      <w:r w:rsidR="00FA5961" w:rsidRPr="005C1750">
        <w:rPr>
          <w:rFonts w:ascii="Times New Roman" w:hAnsi="Times New Roman" w:cs="Times New Roman"/>
        </w:rPr>
        <w:t>总结了解决海量图数据所需的关键技术，</w:t>
      </w:r>
      <w:r w:rsidR="0000175E" w:rsidRPr="005C1750">
        <w:rPr>
          <w:rFonts w:ascii="Times New Roman" w:hAnsi="Times New Roman" w:cs="Times New Roman"/>
        </w:rPr>
        <w:t>同时</w:t>
      </w:r>
      <w:r w:rsidR="00A44EAD" w:rsidRPr="005C1750">
        <w:rPr>
          <w:rFonts w:ascii="Times New Roman" w:hAnsi="Times New Roman" w:cs="Times New Roman"/>
        </w:rPr>
        <w:t>按照</w:t>
      </w:r>
      <w:r w:rsidR="00987D3E">
        <w:rPr>
          <w:rFonts w:ascii="Times New Roman" w:hAnsi="Times New Roman" w:cs="Times New Roman" w:hint="eastAsia"/>
        </w:rPr>
        <w:t>处理图数据</w:t>
      </w:r>
      <w:r w:rsidR="00A44EAD" w:rsidRPr="005C1750">
        <w:rPr>
          <w:rFonts w:ascii="Times New Roman" w:hAnsi="Times New Roman" w:cs="Times New Roman"/>
        </w:rPr>
        <w:t>的不同，从批处理和流处理两个角度出发，</w:t>
      </w:r>
      <w:r w:rsidR="00523994" w:rsidRPr="005C1750">
        <w:rPr>
          <w:rFonts w:ascii="Times New Roman" w:hAnsi="Times New Roman" w:cs="Times New Roman"/>
        </w:rPr>
        <w:t>列举并分析了现有的常见的</w:t>
      </w:r>
      <w:r w:rsidR="001B42AE">
        <w:rPr>
          <w:rFonts w:ascii="Times New Roman" w:hAnsi="Times New Roman" w:cs="Times New Roman" w:hint="eastAsia"/>
        </w:rPr>
        <w:t>图</w:t>
      </w:r>
      <w:r w:rsidR="008C6496">
        <w:rPr>
          <w:rFonts w:ascii="Times New Roman" w:hAnsi="Times New Roman" w:cs="Times New Roman"/>
        </w:rPr>
        <w:t>计算模型和系统</w:t>
      </w:r>
      <w:r w:rsidR="001D2891" w:rsidRPr="005C1750">
        <w:rPr>
          <w:rFonts w:ascii="Times New Roman" w:hAnsi="Times New Roman" w:cs="Times New Roman"/>
        </w:rPr>
        <w:t>。</w:t>
      </w:r>
    </w:p>
    <w:p w14:paraId="0E7A0FD9" w14:textId="397A707E" w:rsidR="00533C25" w:rsidRPr="005C1750" w:rsidRDefault="00291985"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Pr="005C1750">
        <w:rPr>
          <w:rFonts w:ascii="Times New Roman" w:hAnsi="Times New Roman" w:cs="Times New Roman"/>
        </w:rPr>
        <w:t>算法为代表，</w:t>
      </w:r>
      <w:r w:rsidR="00FE2131" w:rsidRPr="005C1750">
        <w:rPr>
          <w:rFonts w:ascii="Times New Roman" w:hAnsi="Times New Roman" w:cs="Times New Roman"/>
        </w:rPr>
        <w:t>详细分析了</w:t>
      </w:r>
      <w:r w:rsidR="00BB0570" w:rsidRPr="005C1750">
        <w:rPr>
          <w:rFonts w:ascii="Times New Roman" w:hAnsi="Times New Roman" w:cs="Times New Roman"/>
        </w:rPr>
        <w:t>这四个算法在流式图数据场景下所呈现的</w:t>
      </w:r>
      <w:r w:rsidR="00FE2131" w:rsidRPr="005C1750">
        <w:rPr>
          <w:rFonts w:ascii="Times New Roman" w:hAnsi="Times New Roman" w:cs="Times New Roman"/>
        </w:rPr>
        <w:t>特征，</w:t>
      </w:r>
      <w:r w:rsidR="0046442C" w:rsidRPr="005C1750">
        <w:rPr>
          <w:rFonts w:ascii="Times New Roman" w:hAnsi="Times New Roman" w:cs="Times New Roman"/>
        </w:rPr>
        <w:t>从影响范围、计算方法、计算顺序、计算性质和计算次数这五个层面来详细展示每类算法的特点，</w:t>
      </w:r>
      <w:r w:rsidR="004A3D86" w:rsidRPr="005C1750">
        <w:rPr>
          <w:rFonts w:ascii="Times New Roman" w:hAnsi="Times New Roman" w:cs="Times New Roman"/>
        </w:rPr>
        <w:t>并且总结了能够适用于流式场景下的图算法应该具备的三个典型特征：（</w:t>
      </w:r>
      <w:r w:rsidR="004A3D86" w:rsidRPr="005C1750">
        <w:rPr>
          <w:rFonts w:ascii="Times New Roman" w:hAnsi="Times New Roman" w:cs="Times New Roman"/>
        </w:rPr>
        <w:t>1</w:t>
      </w:r>
      <w:r w:rsidR="004A3D86" w:rsidRPr="005C1750">
        <w:rPr>
          <w:rFonts w:ascii="Times New Roman" w:hAnsi="Times New Roman" w:cs="Times New Roman"/>
        </w:rPr>
        <w:t>）计算方法满足增量计算特性；（</w:t>
      </w:r>
      <w:r w:rsidR="004A3D86" w:rsidRPr="005C1750">
        <w:rPr>
          <w:rFonts w:ascii="Times New Roman" w:hAnsi="Times New Roman" w:cs="Times New Roman"/>
        </w:rPr>
        <w:t>2</w:t>
      </w:r>
      <w:r w:rsidR="004A3D86" w:rsidRPr="005C1750">
        <w:rPr>
          <w:rFonts w:ascii="Times New Roman" w:hAnsi="Times New Roman" w:cs="Times New Roman"/>
        </w:rPr>
        <w:t>）计算</w:t>
      </w:r>
      <w:r w:rsidR="005E477D" w:rsidRPr="005C1750">
        <w:rPr>
          <w:rFonts w:ascii="Times New Roman" w:hAnsi="Times New Roman" w:cs="Times New Roman"/>
        </w:rPr>
        <w:t>顺序满足序列一致性；（</w:t>
      </w:r>
      <w:r w:rsidR="005E477D" w:rsidRPr="005C1750">
        <w:rPr>
          <w:rFonts w:ascii="Times New Roman" w:hAnsi="Times New Roman" w:cs="Times New Roman"/>
        </w:rPr>
        <w:t>3</w:t>
      </w:r>
      <w:r w:rsidR="005E477D" w:rsidRPr="005C1750">
        <w:rPr>
          <w:rFonts w:ascii="Times New Roman" w:hAnsi="Times New Roman" w:cs="Times New Roman"/>
        </w:rPr>
        <w:t>）计算性质满足代数运算的交换律和结合律。</w:t>
      </w:r>
    </w:p>
    <w:p w14:paraId="5A8DFF16" w14:textId="3D2042C1" w:rsidR="0046442C" w:rsidRPr="005C1750" w:rsidRDefault="00CF076D"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结合前文对能够适用于流式场景下的图算法所具备的典型特征分析，</w:t>
      </w:r>
      <w:r w:rsidR="004E6100" w:rsidRPr="005C1750">
        <w:rPr>
          <w:rFonts w:ascii="Times New Roman" w:hAnsi="Times New Roman" w:cs="Times New Roman"/>
        </w:rPr>
        <w:t>设计了</w:t>
      </w:r>
      <w:r w:rsidR="00076B85" w:rsidRPr="005C1750">
        <w:rPr>
          <w:rFonts w:ascii="Times New Roman" w:hAnsi="Times New Roman" w:cs="Times New Roman"/>
        </w:rPr>
        <w:t>基于状态更新的流式图计算模型，该模型将</w:t>
      </w:r>
      <w:r w:rsidR="00AB4839" w:rsidRPr="005C1750">
        <w:rPr>
          <w:rFonts w:ascii="Times New Roman" w:hAnsi="Times New Roman" w:cs="Times New Roman"/>
        </w:rPr>
        <w:t>动态变化的图数据抽象成连续不断的事件流</w:t>
      </w:r>
      <w:r w:rsidR="003E152D" w:rsidRPr="005C1750">
        <w:rPr>
          <w:rFonts w:ascii="Times New Roman" w:hAnsi="Times New Roman" w:cs="Times New Roman"/>
        </w:rPr>
        <w:t>，将图的</w:t>
      </w:r>
      <w:r w:rsidR="00B64911" w:rsidRPr="005C1750">
        <w:rPr>
          <w:rFonts w:ascii="Times New Roman" w:hAnsi="Times New Roman" w:cs="Times New Roman"/>
        </w:rPr>
        <w:t>中间</w:t>
      </w:r>
      <w:r w:rsidR="00444A2E" w:rsidRPr="005C1750">
        <w:rPr>
          <w:rFonts w:ascii="Times New Roman" w:hAnsi="Times New Roman" w:cs="Times New Roman"/>
        </w:rPr>
        <w:t>计算结果抽象成图的状态，</w:t>
      </w:r>
      <w:r w:rsidR="00631208" w:rsidRPr="005C1750">
        <w:rPr>
          <w:rFonts w:ascii="Times New Roman" w:hAnsi="Times New Roman" w:cs="Times New Roman"/>
        </w:rPr>
        <w:t>根据前一时刻的历史状态和到达的事件，以增量计算的方式来触发图状态的更新。</w:t>
      </w:r>
      <w:r w:rsidR="005E7B15" w:rsidRPr="005C1750">
        <w:rPr>
          <w:rFonts w:ascii="Times New Roman" w:hAnsi="Times New Roman" w:cs="Times New Roman"/>
        </w:rPr>
        <w:t>该模型能够有效解决流式图计算的问题，而且通过增量计算的方式，既减少了每次状态更新的代价，又使得计算的结果相比估算模式更加准确。</w:t>
      </w:r>
    </w:p>
    <w:p w14:paraId="19ADC9D8" w14:textId="355BDC79" w:rsidR="00E90C4B" w:rsidRPr="005C1750" w:rsidRDefault="009A794A" w:rsidP="00473B6A">
      <w:pPr>
        <w:pStyle w:val="a3"/>
        <w:numPr>
          <w:ilvl w:val="0"/>
          <w:numId w:val="30"/>
        </w:numPr>
        <w:ind w:firstLineChars="0"/>
        <w:rPr>
          <w:rFonts w:ascii="Times New Roman" w:hAnsi="Times New Roman" w:cs="Times New Roman"/>
        </w:rPr>
      </w:pPr>
      <w:r w:rsidRPr="005C1750">
        <w:rPr>
          <w:rFonts w:ascii="Times New Roman" w:hAnsi="Times New Roman" w:cs="Times New Roman"/>
        </w:rPr>
        <w:t>根据前文提出的基于状态更新的流式</w:t>
      </w:r>
      <w:r w:rsidR="004B7A71" w:rsidRPr="005C1750">
        <w:rPr>
          <w:rFonts w:ascii="Times New Roman" w:hAnsi="Times New Roman" w:cs="Times New Roman"/>
        </w:rPr>
        <w:t>图计算模型，</w:t>
      </w:r>
      <w:r w:rsidR="008F1CE4" w:rsidRPr="005C1750">
        <w:rPr>
          <w:rFonts w:ascii="Times New Roman" w:hAnsi="Times New Roman" w:cs="Times New Roman"/>
        </w:rPr>
        <w:t>设计并实现了</w:t>
      </w:r>
      <w:r w:rsidR="00C32EF2" w:rsidRPr="005C1750">
        <w:rPr>
          <w:rFonts w:ascii="Times New Roman" w:hAnsi="Times New Roman" w:cs="Times New Roman"/>
        </w:rPr>
        <w:t>GraphFlow</w:t>
      </w:r>
      <w:r w:rsidR="00C32EF2" w:rsidRPr="005C1750">
        <w:rPr>
          <w:rFonts w:ascii="Times New Roman" w:hAnsi="Times New Roman" w:cs="Times New Roman"/>
        </w:rPr>
        <w:t>系统</w:t>
      </w:r>
      <w:r w:rsidR="00F93216" w:rsidRPr="005C1750">
        <w:rPr>
          <w:rFonts w:ascii="Times New Roman" w:hAnsi="Times New Roman" w:cs="Times New Roman"/>
        </w:rPr>
        <w:t>。</w:t>
      </w:r>
      <w:r w:rsidR="00B938B1" w:rsidRPr="005C1750">
        <w:rPr>
          <w:rFonts w:ascii="Times New Roman" w:hAnsi="Times New Roman" w:cs="Times New Roman"/>
        </w:rPr>
        <w:t>本文不仅给出了</w:t>
      </w:r>
      <w:r w:rsidR="00B938B1" w:rsidRPr="005C1750">
        <w:rPr>
          <w:rFonts w:ascii="Times New Roman" w:hAnsi="Times New Roman" w:cs="Times New Roman"/>
        </w:rPr>
        <w:t>GraphFlow</w:t>
      </w:r>
      <w:r w:rsidR="00B938B1" w:rsidRPr="005C1750">
        <w:rPr>
          <w:rFonts w:ascii="Times New Roman" w:hAnsi="Times New Roman" w:cs="Times New Roman"/>
        </w:rPr>
        <w:t>系统实现计算模型的细节，而且还给出了实例帮助用户快速在该计算模型上实现</w:t>
      </w:r>
      <w:r w:rsidR="003F5C65">
        <w:rPr>
          <w:rFonts w:ascii="Times New Roman" w:hAnsi="Times New Roman" w:cs="Times New Roman" w:hint="eastAsia"/>
        </w:rPr>
        <w:t>流式</w:t>
      </w:r>
      <w:r w:rsidR="00B938B1" w:rsidRPr="005C1750">
        <w:rPr>
          <w:rFonts w:ascii="Times New Roman" w:hAnsi="Times New Roman" w:cs="Times New Roman"/>
        </w:rPr>
        <w:t>图算法。</w:t>
      </w:r>
      <w:r w:rsidR="00D904EC" w:rsidRPr="005C1750">
        <w:rPr>
          <w:rFonts w:ascii="Times New Roman" w:hAnsi="Times New Roman" w:cs="Times New Roman"/>
        </w:rPr>
        <w:t>最后通过真实的数据集对系统进行了实时性和准确性测试，测试结果表明系统的准确率达到</w:t>
      </w:r>
      <w:r w:rsidR="00385359" w:rsidRPr="005C1750">
        <w:rPr>
          <w:rFonts w:ascii="Times New Roman" w:hAnsi="Times New Roman" w:cs="Times New Roman"/>
        </w:rPr>
        <w:t>95%</w:t>
      </w:r>
      <w:r w:rsidR="00E85706">
        <w:rPr>
          <w:rFonts w:ascii="Times New Roman" w:hAnsi="Times New Roman" w:cs="Times New Roman"/>
        </w:rPr>
        <w:t>以上</w:t>
      </w:r>
      <w:r w:rsidR="00E85706">
        <w:rPr>
          <w:rFonts w:ascii="Times New Roman" w:hAnsi="Times New Roman" w:cs="Times New Roman" w:hint="eastAsia"/>
        </w:rPr>
        <w:t>；</w:t>
      </w:r>
      <w:r w:rsidR="00AE4590" w:rsidRPr="005C1750">
        <w:rPr>
          <w:rFonts w:ascii="Times New Roman" w:hAnsi="Times New Roman" w:cs="Times New Roman"/>
        </w:rPr>
        <w:t>90%</w:t>
      </w:r>
      <w:r w:rsidR="00AE4590" w:rsidRPr="005C1750">
        <w:rPr>
          <w:rFonts w:ascii="Times New Roman" w:hAnsi="Times New Roman" w:cs="Times New Roman"/>
        </w:rPr>
        <w:t>以上的请求都能够在</w:t>
      </w:r>
      <w:r w:rsidR="00AE4590" w:rsidRPr="005C1750">
        <w:rPr>
          <w:rFonts w:ascii="Times New Roman" w:hAnsi="Times New Roman" w:cs="Times New Roman"/>
        </w:rPr>
        <w:t>12ms</w:t>
      </w:r>
      <w:r w:rsidR="00AE4590" w:rsidRPr="005C1750">
        <w:rPr>
          <w:rFonts w:ascii="Times New Roman" w:hAnsi="Times New Roman" w:cs="Times New Roman"/>
        </w:rPr>
        <w:t>内返回，符合</w:t>
      </w:r>
      <w:r w:rsidR="00AE4590" w:rsidRPr="005C1750">
        <w:rPr>
          <w:rFonts w:ascii="Times New Roman" w:hAnsi="Times New Roman" w:cs="Times New Roman"/>
        </w:rPr>
        <w:lastRenderedPageBreak/>
        <w:t>实时性要求</w:t>
      </w:r>
      <w:r w:rsidR="00E85706">
        <w:rPr>
          <w:rFonts w:ascii="Times New Roman" w:hAnsi="Times New Roman" w:cs="Times New Roman" w:hint="eastAsia"/>
        </w:rPr>
        <w:t>；</w:t>
      </w:r>
      <w:r w:rsidR="00E85706" w:rsidRPr="005C1750">
        <w:rPr>
          <w:rFonts w:ascii="Times New Roman" w:hAnsi="Times New Roman" w:cs="Times New Roman"/>
        </w:rPr>
        <w:t>采用细粒度锁来控制多个节点的并发更新，发生更新冲突的概率小于</w:t>
      </w:r>
      <w:r w:rsidR="00E85706" w:rsidRPr="005C1750">
        <w:rPr>
          <w:rFonts w:ascii="Times New Roman" w:hAnsi="Times New Roman" w:cs="Times New Roman"/>
        </w:rPr>
        <w:t>3%</w:t>
      </w:r>
      <w:r w:rsidR="00AE4590" w:rsidRPr="005C1750">
        <w:rPr>
          <w:rFonts w:ascii="Times New Roman" w:hAnsi="Times New Roman" w:cs="Times New Roman"/>
        </w:rPr>
        <w:t>。</w:t>
      </w:r>
    </w:p>
    <w:p w14:paraId="25A6C543" w14:textId="31A2ABC3" w:rsidR="00AD1F23" w:rsidRDefault="00AD1F23" w:rsidP="00924D91">
      <w:pPr>
        <w:pStyle w:val="2"/>
        <w:numPr>
          <w:ilvl w:val="1"/>
          <w:numId w:val="42"/>
        </w:numPr>
      </w:pPr>
      <w:bookmarkStart w:id="338" w:name="_Toc478509306"/>
      <w:bookmarkStart w:id="339" w:name="_Toc478569391"/>
      <w:r>
        <w:rPr>
          <w:rFonts w:hint="eastAsia"/>
        </w:rPr>
        <w:t>下一步工作</w:t>
      </w:r>
      <w:bookmarkEnd w:id="338"/>
      <w:bookmarkEnd w:id="339"/>
    </w:p>
    <w:p w14:paraId="6D110AFC" w14:textId="6BF59219" w:rsidR="00DA77A1" w:rsidRPr="005C1750" w:rsidRDefault="00F77B62" w:rsidP="00DA77A1">
      <w:pPr>
        <w:ind w:firstLineChars="200" w:firstLine="480"/>
        <w:rPr>
          <w:rFonts w:ascii="Times New Roman" w:hAnsi="Times New Roman" w:cs="Times New Roman"/>
        </w:rPr>
      </w:pPr>
      <w:r w:rsidRPr="005C1750">
        <w:rPr>
          <w:rFonts w:ascii="Times New Roman" w:hAnsi="Times New Roman" w:cs="Times New Roman"/>
        </w:rPr>
        <w:t>由于时间有限，本文所设计的流式图计算系统</w:t>
      </w:r>
      <w:r w:rsidR="004F79BB" w:rsidRPr="005C1750">
        <w:rPr>
          <w:rFonts w:ascii="Times New Roman" w:hAnsi="Times New Roman" w:cs="Times New Roman"/>
        </w:rPr>
        <w:t>仍有很多不足之处。</w:t>
      </w:r>
      <w:r w:rsidR="002960C5" w:rsidRPr="005C1750">
        <w:rPr>
          <w:rFonts w:ascii="Times New Roman" w:hAnsi="Times New Roman" w:cs="Times New Roman"/>
        </w:rPr>
        <w:t>下一步工作可以就以下</w:t>
      </w:r>
      <w:r w:rsidR="00657998" w:rsidRPr="005C1750">
        <w:rPr>
          <w:rFonts w:ascii="Times New Roman" w:hAnsi="Times New Roman" w:cs="Times New Roman"/>
        </w:rPr>
        <w:t>几个</w:t>
      </w:r>
      <w:r w:rsidR="002960C5" w:rsidRPr="005C1750">
        <w:rPr>
          <w:rFonts w:ascii="Times New Roman" w:hAnsi="Times New Roman" w:cs="Times New Roman"/>
        </w:rPr>
        <w:t>方向展开：</w:t>
      </w:r>
    </w:p>
    <w:p w14:paraId="31FBEC53" w14:textId="49C8D5A5" w:rsidR="00DA77A1" w:rsidRPr="005C1750" w:rsidRDefault="00DA77A1" w:rsidP="00126663">
      <w:pPr>
        <w:pStyle w:val="a3"/>
        <w:numPr>
          <w:ilvl w:val="0"/>
          <w:numId w:val="31"/>
        </w:numPr>
        <w:ind w:firstLineChars="0"/>
        <w:rPr>
          <w:rFonts w:ascii="Times New Roman" w:hAnsi="Times New Roman" w:cs="Times New Roman"/>
        </w:rPr>
      </w:pPr>
      <w:r w:rsidRPr="005C1750">
        <w:rPr>
          <w:rFonts w:ascii="Times New Roman" w:hAnsi="Times New Roman" w:cs="Times New Roman"/>
        </w:rPr>
        <w:t>模型方向：本文是以</w:t>
      </w:r>
      <w:r w:rsidRPr="005C1750">
        <w:rPr>
          <w:rFonts w:ascii="Times New Roman" w:hAnsi="Times New Roman" w:cs="Times New Roman"/>
        </w:rPr>
        <w:t>DD</w:t>
      </w:r>
      <w:r w:rsidRPr="005C1750">
        <w:rPr>
          <w:rFonts w:ascii="Times New Roman" w:hAnsi="Times New Roman" w:cs="Times New Roman"/>
        </w:rPr>
        <w:t>、</w:t>
      </w:r>
      <w:r w:rsidRPr="005C1750">
        <w:rPr>
          <w:rFonts w:ascii="Times New Roman" w:hAnsi="Times New Roman" w:cs="Times New Roman"/>
        </w:rPr>
        <w:t>TC</w:t>
      </w:r>
      <w:r w:rsidRPr="005C1750">
        <w:rPr>
          <w:rFonts w:ascii="Times New Roman" w:hAnsi="Times New Roman" w:cs="Times New Roman"/>
        </w:rPr>
        <w:t>、</w:t>
      </w:r>
      <w:r w:rsidRPr="005C1750">
        <w:rPr>
          <w:rFonts w:ascii="Times New Roman" w:hAnsi="Times New Roman" w:cs="Times New Roman"/>
        </w:rPr>
        <w:t>SSSP</w:t>
      </w:r>
      <w:r w:rsidRPr="005C1750">
        <w:rPr>
          <w:rFonts w:ascii="Times New Roman" w:hAnsi="Times New Roman" w:cs="Times New Roman"/>
        </w:rPr>
        <w:t>和</w:t>
      </w:r>
      <w:r w:rsidRPr="005C1750">
        <w:rPr>
          <w:rFonts w:ascii="Times New Roman" w:hAnsi="Times New Roman" w:cs="Times New Roman"/>
        </w:rPr>
        <w:t>PR</w:t>
      </w:r>
      <w:r w:rsidR="00DF63C2">
        <w:rPr>
          <w:rFonts w:ascii="Times New Roman" w:hAnsi="Times New Roman" w:cs="Times New Roman"/>
        </w:rPr>
        <w:t>算法为例，分析了</w:t>
      </w:r>
      <w:r w:rsidR="00DF63C2">
        <w:rPr>
          <w:rFonts w:ascii="Times New Roman" w:hAnsi="Times New Roman" w:cs="Times New Roman" w:hint="eastAsia"/>
        </w:rPr>
        <w:t>它</w:t>
      </w:r>
      <w:r w:rsidRPr="005C1750">
        <w:rPr>
          <w:rFonts w:ascii="Times New Roman" w:hAnsi="Times New Roman" w:cs="Times New Roman"/>
        </w:rPr>
        <w:t>们在流式场景下所具备的</w:t>
      </w:r>
      <w:r w:rsidR="003B1536" w:rsidRPr="005C1750">
        <w:rPr>
          <w:rFonts w:ascii="Times New Roman" w:hAnsi="Times New Roman" w:cs="Times New Roman"/>
        </w:rPr>
        <w:t>“</w:t>
      </w:r>
      <w:r w:rsidR="003B1536" w:rsidRPr="005C1750">
        <w:rPr>
          <w:rFonts w:ascii="Times New Roman" w:hAnsi="Times New Roman" w:cs="Times New Roman"/>
        </w:rPr>
        <w:t>增量计算</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w:t>
      </w:r>
      <w:r w:rsidR="003B1536" w:rsidRPr="005C1750">
        <w:rPr>
          <w:rFonts w:ascii="Times New Roman" w:hAnsi="Times New Roman" w:cs="Times New Roman"/>
        </w:rPr>
        <w:t>序列一致</w:t>
      </w:r>
      <w:r w:rsidR="003B1536" w:rsidRPr="005C1750">
        <w:rPr>
          <w:rFonts w:ascii="Times New Roman" w:hAnsi="Times New Roman" w:cs="Times New Roman"/>
        </w:rPr>
        <w:t>”</w:t>
      </w:r>
      <w:r w:rsidR="003B1536" w:rsidRPr="005C1750">
        <w:rPr>
          <w:rFonts w:ascii="Times New Roman" w:hAnsi="Times New Roman" w:cs="Times New Roman"/>
        </w:rPr>
        <w:t>和满足</w:t>
      </w:r>
      <w:r w:rsidR="003B1536" w:rsidRPr="005C1750">
        <w:rPr>
          <w:rFonts w:ascii="Times New Roman" w:hAnsi="Times New Roman" w:cs="Times New Roman"/>
        </w:rPr>
        <w:t>“</w:t>
      </w:r>
      <w:r w:rsidR="003B1536" w:rsidRPr="005C1750">
        <w:rPr>
          <w:rFonts w:ascii="Times New Roman" w:hAnsi="Times New Roman" w:cs="Times New Roman"/>
        </w:rPr>
        <w:t>交换律和结合律</w:t>
      </w:r>
      <w:r w:rsidR="003B1536" w:rsidRPr="005C1750">
        <w:rPr>
          <w:rFonts w:ascii="Times New Roman" w:hAnsi="Times New Roman" w:cs="Times New Roman"/>
        </w:rPr>
        <w:t>”</w:t>
      </w:r>
      <w:r w:rsidR="003B1536" w:rsidRPr="005C1750">
        <w:rPr>
          <w:rFonts w:ascii="Times New Roman" w:hAnsi="Times New Roman" w:cs="Times New Roman"/>
        </w:rPr>
        <w:t>三个特征</w:t>
      </w:r>
      <w:r w:rsidR="005653A5" w:rsidRPr="005C1750">
        <w:rPr>
          <w:rFonts w:ascii="Times New Roman" w:hAnsi="Times New Roman" w:cs="Times New Roman"/>
        </w:rPr>
        <w:t>，进而抽象出了基于状态更新的流式图计算模型，</w:t>
      </w:r>
      <w:r w:rsidR="00BA4106" w:rsidRPr="005C1750">
        <w:rPr>
          <w:rFonts w:ascii="Times New Roman" w:hAnsi="Times New Roman" w:cs="Times New Roman"/>
        </w:rPr>
        <w:t>然而此模型对于</w:t>
      </w:r>
      <w:r w:rsidR="007712AC">
        <w:rPr>
          <w:rFonts w:ascii="Times New Roman" w:hAnsi="Times New Roman" w:cs="Times New Roman"/>
        </w:rPr>
        <w:t>无法满足</w:t>
      </w:r>
      <w:r w:rsidR="007712AC">
        <w:rPr>
          <w:rFonts w:ascii="Times New Roman" w:hAnsi="Times New Roman" w:cs="Times New Roman" w:hint="eastAsia"/>
        </w:rPr>
        <w:t>这</w:t>
      </w:r>
      <w:r w:rsidR="00326128">
        <w:rPr>
          <w:rFonts w:ascii="Times New Roman" w:hAnsi="Times New Roman" w:cs="Times New Roman"/>
        </w:rPr>
        <w:t>三个特征的算法不</w:t>
      </w:r>
      <w:r w:rsidR="001D7ABE" w:rsidRPr="005C1750">
        <w:rPr>
          <w:rFonts w:ascii="Times New Roman" w:hAnsi="Times New Roman" w:cs="Times New Roman"/>
        </w:rPr>
        <w:t>适用</w:t>
      </w:r>
      <w:r w:rsidR="00525E9C" w:rsidRPr="005C1750">
        <w:rPr>
          <w:rFonts w:ascii="Times New Roman" w:hAnsi="Times New Roman" w:cs="Times New Roman"/>
        </w:rPr>
        <w:t>，因此模型还有很大的提升空间</w:t>
      </w:r>
      <w:r w:rsidR="00C50648">
        <w:rPr>
          <w:rFonts w:ascii="Times New Roman" w:hAnsi="Times New Roman" w:cs="Times New Roman"/>
        </w:rPr>
        <w:t>，可以再充分考虑其</w:t>
      </w:r>
      <w:r w:rsidR="00C50648">
        <w:rPr>
          <w:rFonts w:ascii="Times New Roman" w:hAnsi="Times New Roman" w:cs="Times New Roman" w:hint="eastAsia"/>
        </w:rPr>
        <w:t>它</w:t>
      </w:r>
      <w:r w:rsidR="00C50648">
        <w:rPr>
          <w:rFonts w:ascii="Times New Roman" w:hAnsi="Times New Roman" w:cs="Times New Roman"/>
        </w:rPr>
        <w:t>图算法，采用归纳总结的方式抽象出</w:t>
      </w:r>
      <w:r w:rsidR="00C50648">
        <w:rPr>
          <w:rFonts w:ascii="Times New Roman" w:hAnsi="Times New Roman" w:cs="Times New Roman" w:hint="eastAsia"/>
        </w:rPr>
        <w:t>它</w:t>
      </w:r>
      <w:r w:rsidR="00433988" w:rsidRPr="005C1750">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7"/>
          <w:pgSz w:w="11906" w:h="16838"/>
          <w:pgMar w:top="1440" w:right="1800" w:bottom="1440" w:left="1800" w:header="851" w:footer="992" w:gutter="0"/>
          <w:cols w:space="425"/>
          <w:docGrid w:type="lines" w:linePitch="326"/>
        </w:sectPr>
      </w:pPr>
      <w:r w:rsidRPr="005C1750">
        <w:rPr>
          <w:rFonts w:ascii="Times New Roman" w:hAnsi="Times New Roman" w:cs="Times New Roman"/>
        </w:rPr>
        <w:t>算法方向：</w:t>
      </w:r>
      <w:r w:rsidR="00C50648">
        <w:rPr>
          <w:rFonts w:ascii="Times New Roman" w:hAnsi="Times New Roman" w:cs="Times New Roman"/>
        </w:rPr>
        <w:t>本文只将图算法中典型的四个图算法改造成了流式图算法，而对于其</w:t>
      </w:r>
      <w:r w:rsidR="00C50648">
        <w:rPr>
          <w:rFonts w:ascii="Times New Roman" w:hAnsi="Times New Roman" w:cs="Times New Roman" w:hint="eastAsia"/>
        </w:rPr>
        <w:t>它</w:t>
      </w:r>
      <w:r w:rsidR="000E32E8" w:rsidRPr="005C1750">
        <w:rPr>
          <w:rFonts w:ascii="Times New Roman" w:hAnsi="Times New Roman" w:cs="Times New Roman"/>
        </w:rPr>
        <w:t>的图算法没有继续进行改造</w:t>
      </w:r>
      <w:r w:rsidR="00947823" w:rsidRPr="005C1750">
        <w:rPr>
          <w:rFonts w:ascii="Times New Roman" w:hAnsi="Times New Roman" w:cs="Times New Roman"/>
        </w:rPr>
        <w:t>，但是本文提供了详细的算法设计步骤和设计方法，因此读者可以根据本文提出的基于状态更新的流式图计算模型以及编程</w:t>
      </w:r>
      <w:r w:rsidR="00F57A02" w:rsidRPr="005C1750">
        <w:rPr>
          <w:rFonts w:ascii="Times New Roman" w:hAnsi="Times New Roman" w:cs="Times New Roman"/>
        </w:rPr>
        <w:t>接口，</w:t>
      </w:r>
      <w:r w:rsidR="008D7698" w:rsidRPr="005C1750">
        <w:rPr>
          <w:rFonts w:ascii="Times New Roman" w:hAnsi="Times New Roman" w:cs="Times New Roman"/>
        </w:rPr>
        <w:t>来设计和实现更多的动态图算法</w:t>
      </w:r>
      <w:r w:rsidR="003A018A" w:rsidRPr="005C1750">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340" w:name="_Toc478509307"/>
      <w:bookmarkStart w:id="341" w:name="_Toc478569392"/>
      <w:r>
        <w:rPr>
          <w:rFonts w:hint="eastAsia"/>
        </w:rPr>
        <w:lastRenderedPageBreak/>
        <w:t>参考文献</w:t>
      </w:r>
      <w:bookmarkEnd w:id="340"/>
      <w:bookmarkEnd w:id="341"/>
    </w:p>
    <w:p w14:paraId="1E74E68B" w14:textId="705DC185" w:rsidR="00AA1FC0" w:rsidRPr="005C1750" w:rsidRDefault="00082B9B" w:rsidP="00193A82">
      <w:pPr>
        <w:pStyle w:val="af3"/>
        <w:numPr>
          <w:ilvl w:val="0"/>
          <w:numId w:val="32"/>
        </w:numPr>
        <w:spacing w:before="0" w:line="276" w:lineRule="auto"/>
        <w:rPr>
          <w:sz w:val="21"/>
          <w:szCs w:val="21"/>
        </w:rPr>
      </w:pPr>
      <w:hyperlink r:id="rId78" w:history="1">
        <w:bookmarkStart w:id="342" w:name="_Ref478496826"/>
        <w:r w:rsidR="00193A82" w:rsidRPr="005C1750">
          <w:rPr>
            <w:sz w:val="21"/>
            <w:szCs w:val="21"/>
          </w:rPr>
          <w:t>https://www.statista.com/topics/751/facebook/</w:t>
        </w:r>
        <w:bookmarkEnd w:id="342"/>
      </w:hyperlink>
    </w:p>
    <w:p w14:paraId="4A4E605B" w14:textId="471D2729" w:rsidR="00193A82" w:rsidRPr="005C1750" w:rsidRDefault="0043236C" w:rsidP="0043236C">
      <w:pPr>
        <w:pStyle w:val="af3"/>
        <w:numPr>
          <w:ilvl w:val="0"/>
          <w:numId w:val="32"/>
        </w:numPr>
        <w:spacing w:before="0" w:line="276" w:lineRule="auto"/>
        <w:rPr>
          <w:sz w:val="21"/>
          <w:szCs w:val="21"/>
        </w:rPr>
      </w:pPr>
      <w:bookmarkStart w:id="343"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343"/>
    </w:p>
    <w:p w14:paraId="447437F8" w14:textId="26736CD8" w:rsidR="000E16C2" w:rsidRPr="005C1750" w:rsidRDefault="000E16C2" w:rsidP="000E16C2">
      <w:pPr>
        <w:pStyle w:val="af3"/>
        <w:numPr>
          <w:ilvl w:val="0"/>
          <w:numId w:val="32"/>
        </w:numPr>
        <w:spacing w:before="0" w:line="276" w:lineRule="auto"/>
        <w:rPr>
          <w:sz w:val="21"/>
          <w:szCs w:val="21"/>
        </w:rPr>
      </w:pPr>
      <w:bookmarkStart w:id="344" w:name="_Ref478235001"/>
      <w:r w:rsidRPr="005C1750">
        <w:rPr>
          <w:sz w:val="21"/>
          <w:szCs w:val="21"/>
        </w:rPr>
        <w:t>Xin R S, Gonzalez J E, Franklin M J, et al. Graphx: A resilient distributed graph system on spark[C]//First International Workshop on Graph Data Management Experiences and Systems. ACM, 2013: 2.</w:t>
      </w:r>
      <w:bookmarkEnd w:id="344"/>
    </w:p>
    <w:p w14:paraId="35237489" w14:textId="656A5F51" w:rsidR="000E16C2" w:rsidRPr="005C1750" w:rsidRDefault="000E16C2" w:rsidP="000E16C2">
      <w:pPr>
        <w:pStyle w:val="af3"/>
        <w:numPr>
          <w:ilvl w:val="0"/>
          <w:numId w:val="32"/>
        </w:numPr>
        <w:spacing w:before="0" w:line="276" w:lineRule="auto"/>
        <w:rPr>
          <w:sz w:val="21"/>
          <w:szCs w:val="21"/>
        </w:rPr>
      </w:pPr>
      <w:bookmarkStart w:id="345" w:name="_Ref478235042"/>
      <w:r w:rsidRPr="005C1750">
        <w:rPr>
          <w:sz w:val="21"/>
          <w:szCs w:val="21"/>
        </w:rPr>
        <w:t>Valiant L G. A bridging model for parallel computation[J]. Communications of the ACM, 1990, 33(8): 103-111.</w:t>
      </w:r>
      <w:bookmarkEnd w:id="345"/>
    </w:p>
    <w:p w14:paraId="3CD78D61" w14:textId="1B42806C" w:rsidR="000E16C2" w:rsidRPr="005C1750" w:rsidRDefault="000E16C2" w:rsidP="000E16C2">
      <w:pPr>
        <w:pStyle w:val="af3"/>
        <w:numPr>
          <w:ilvl w:val="0"/>
          <w:numId w:val="32"/>
        </w:numPr>
        <w:spacing w:before="0" w:line="276" w:lineRule="auto"/>
        <w:rPr>
          <w:sz w:val="21"/>
          <w:szCs w:val="21"/>
        </w:rPr>
      </w:pPr>
      <w:bookmarkStart w:id="346"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支持实时计算的大规模增量图处理系统</w:t>
      </w:r>
      <w:r w:rsidRPr="005C1750">
        <w:rPr>
          <w:sz w:val="21"/>
          <w:szCs w:val="21"/>
        </w:rPr>
        <w:t xml:space="preserve">[J]. </w:t>
      </w:r>
      <w:r w:rsidRPr="005C1750">
        <w:rPr>
          <w:sz w:val="21"/>
          <w:szCs w:val="21"/>
        </w:rPr>
        <w:t>计算机科学与探索</w:t>
      </w:r>
      <w:r w:rsidRPr="005C1750">
        <w:rPr>
          <w:sz w:val="21"/>
          <w:szCs w:val="21"/>
        </w:rPr>
        <w:t>,2013,12:1083-1092.</w:t>
      </w:r>
      <w:bookmarkEnd w:id="346"/>
    </w:p>
    <w:p w14:paraId="61457152" w14:textId="1E5E6CC8" w:rsidR="007C1FEF" w:rsidRPr="005C1750" w:rsidRDefault="007C1FEF" w:rsidP="007C1FEF">
      <w:pPr>
        <w:pStyle w:val="af3"/>
        <w:numPr>
          <w:ilvl w:val="0"/>
          <w:numId w:val="32"/>
        </w:numPr>
        <w:spacing w:before="0" w:line="276" w:lineRule="auto"/>
        <w:rPr>
          <w:sz w:val="21"/>
          <w:szCs w:val="21"/>
        </w:rPr>
      </w:pPr>
      <w:bookmarkStart w:id="347"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347"/>
    </w:p>
    <w:p w14:paraId="5FF1BE6C" w14:textId="45434555" w:rsidR="007C1FEF" w:rsidRPr="005C1750" w:rsidRDefault="007C1FEF" w:rsidP="00AA1FC0">
      <w:pPr>
        <w:pStyle w:val="af3"/>
        <w:numPr>
          <w:ilvl w:val="0"/>
          <w:numId w:val="32"/>
        </w:numPr>
        <w:spacing w:before="0" w:line="276" w:lineRule="auto"/>
        <w:rPr>
          <w:sz w:val="21"/>
          <w:szCs w:val="21"/>
        </w:rPr>
      </w:pPr>
      <w:bookmarkStart w:id="348" w:name="_Ref478235625"/>
      <w:r w:rsidRPr="005C1750">
        <w:rPr>
          <w:sz w:val="21"/>
          <w:szCs w:val="21"/>
        </w:rPr>
        <w:t>Tsourakakis C E, Kang U, Miller G L, et al. Doulion: counting triangles in massive graphs with a coin[C]//Proceedings of the 15th ACM SIGKDD international conference on Knowledge discovery and data mining. ACM, 2009: 837-846.</w:t>
      </w:r>
      <w:bookmarkEnd w:id="348"/>
    </w:p>
    <w:p w14:paraId="40C7B248" w14:textId="62C63DB6" w:rsidR="007C1FEF" w:rsidRPr="005C1750" w:rsidRDefault="007C1FEF" w:rsidP="007C1FEF">
      <w:pPr>
        <w:pStyle w:val="af3"/>
        <w:numPr>
          <w:ilvl w:val="0"/>
          <w:numId w:val="32"/>
        </w:numPr>
        <w:spacing w:before="0" w:line="276" w:lineRule="auto"/>
        <w:rPr>
          <w:sz w:val="21"/>
          <w:szCs w:val="21"/>
        </w:rPr>
      </w:pPr>
      <w:bookmarkStart w:id="349"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349"/>
    </w:p>
    <w:p w14:paraId="6A3A5791" w14:textId="51F72B02" w:rsidR="007C1FEF" w:rsidRPr="005C1750" w:rsidRDefault="007C1FEF" w:rsidP="007C1FEF">
      <w:pPr>
        <w:pStyle w:val="af3"/>
        <w:numPr>
          <w:ilvl w:val="0"/>
          <w:numId w:val="32"/>
        </w:numPr>
        <w:spacing w:before="0" w:line="276" w:lineRule="auto"/>
        <w:rPr>
          <w:sz w:val="21"/>
          <w:szCs w:val="21"/>
        </w:rPr>
      </w:pPr>
      <w:bookmarkStart w:id="350" w:name="_Ref478235686"/>
      <w:r w:rsidRPr="005C1750">
        <w:rPr>
          <w:sz w:val="21"/>
          <w:szCs w:val="21"/>
        </w:rPr>
        <w:t>S. Baswana. Streaming algorithm for graph spanners – single pass and constant processing time per edge. Inf. Process. Lett. 106(3):110–114, 2008.</w:t>
      </w:r>
      <w:bookmarkEnd w:id="350"/>
    </w:p>
    <w:p w14:paraId="1239DF92" w14:textId="3409A671" w:rsidR="007C1FEF" w:rsidRPr="005C1750" w:rsidRDefault="007C1FEF" w:rsidP="007C1FEF">
      <w:pPr>
        <w:pStyle w:val="af3"/>
        <w:numPr>
          <w:ilvl w:val="0"/>
          <w:numId w:val="32"/>
        </w:numPr>
        <w:spacing w:before="0" w:line="276" w:lineRule="auto"/>
        <w:rPr>
          <w:sz w:val="21"/>
          <w:szCs w:val="21"/>
        </w:rPr>
      </w:pPr>
      <w:bookmarkStart w:id="351" w:name="_Ref478235687"/>
      <w:r w:rsidRPr="005C1750">
        <w:rPr>
          <w:sz w:val="21"/>
          <w:szCs w:val="21"/>
        </w:rPr>
        <w:t>M. Elkin. Streaming and fully dynamic centralized algorithms for constructing and maintaining sparse spanners. ACM Transactions on Algorithms, 7(2):20, 2011.</w:t>
      </w:r>
      <w:bookmarkEnd w:id="351"/>
    </w:p>
    <w:p w14:paraId="71431CCE" w14:textId="6ED5D67A" w:rsidR="007C1FEF" w:rsidRPr="005C1750" w:rsidRDefault="007C1FEF" w:rsidP="007C1FEF">
      <w:pPr>
        <w:pStyle w:val="af3"/>
        <w:numPr>
          <w:ilvl w:val="0"/>
          <w:numId w:val="32"/>
        </w:numPr>
        <w:spacing w:before="0" w:line="276" w:lineRule="auto"/>
        <w:rPr>
          <w:sz w:val="21"/>
          <w:szCs w:val="21"/>
        </w:rPr>
      </w:pPr>
      <w:bookmarkStart w:id="352" w:name="_Ref478235688"/>
      <w:r w:rsidRPr="005C1750">
        <w:rPr>
          <w:sz w:val="21"/>
          <w:szCs w:val="21"/>
        </w:rPr>
        <w:t>A. A. Bencz′ur and D. R. Karger. Approximating s-t minimum cuts in ˜O(n2) time. In ACM Symposium on Theory of Computing, pages 47–55, 1996.</w:t>
      </w:r>
      <w:bookmarkEnd w:id="352"/>
    </w:p>
    <w:p w14:paraId="1C91ED59" w14:textId="5E3F53EC" w:rsidR="0049052B" w:rsidRPr="005C1750" w:rsidRDefault="0049052B" w:rsidP="0049052B">
      <w:pPr>
        <w:pStyle w:val="af3"/>
        <w:numPr>
          <w:ilvl w:val="0"/>
          <w:numId w:val="32"/>
        </w:numPr>
        <w:spacing w:before="0" w:line="276" w:lineRule="auto"/>
        <w:rPr>
          <w:sz w:val="21"/>
          <w:szCs w:val="21"/>
        </w:rPr>
      </w:pPr>
      <w:bookmarkStart w:id="353"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353"/>
    </w:p>
    <w:p w14:paraId="3E837B45" w14:textId="787CC966" w:rsidR="003C274A" w:rsidRPr="005C1750" w:rsidRDefault="003C274A" w:rsidP="003C274A">
      <w:pPr>
        <w:pStyle w:val="af3"/>
        <w:numPr>
          <w:ilvl w:val="0"/>
          <w:numId w:val="32"/>
        </w:numPr>
        <w:spacing w:before="0" w:line="276" w:lineRule="auto"/>
        <w:rPr>
          <w:sz w:val="21"/>
          <w:szCs w:val="21"/>
        </w:rPr>
      </w:pPr>
      <w:bookmarkStart w:id="354" w:name="_Ref478235762"/>
      <w:r w:rsidRPr="005C1750">
        <w:rPr>
          <w:sz w:val="21"/>
          <w:szCs w:val="21"/>
        </w:rPr>
        <w:t>Cheng R, Hong J, Kyrola A, et al. Kineograph: taking the pulse of a fast-changing and connected world[C]//Proceedings of the 7th ACM european conference on Computer Systems. ACM, 2012: 85-98.</w:t>
      </w:r>
      <w:bookmarkEnd w:id="354"/>
    </w:p>
    <w:p w14:paraId="664758AC" w14:textId="01982BFA" w:rsidR="003C274A" w:rsidRPr="005C1750" w:rsidRDefault="003C274A" w:rsidP="003C274A">
      <w:pPr>
        <w:pStyle w:val="af3"/>
        <w:numPr>
          <w:ilvl w:val="0"/>
          <w:numId w:val="32"/>
        </w:numPr>
        <w:spacing w:before="0" w:line="276" w:lineRule="auto"/>
        <w:rPr>
          <w:sz w:val="21"/>
          <w:szCs w:val="21"/>
        </w:rPr>
      </w:pPr>
      <w:bookmarkStart w:id="355"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基于并发更新的分布式实时图计算模型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355"/>
    </w:p>
    <w:p w14:paraId="45DBD762" w14:textId="0C16AFD4" w:rsidR="00894B0D" w:rsidRPr="005C1750" w:rsidRDefault="00894B0D" w:rsidP="00894B0D">
      <w:pPr>
        <w:pStyle w:val="af3"/>
        <w:numPr>
          <w:ilvl w:val="0"/>
          <w:numId w:val="32"/>
        </w:numPr>
        <w:spacing w:before="0" w:line="276" w:lineRule="auto"/>
        <w:rPr>
          <w:sz w:val="21"/>
          <w:szCs w:val="21"/>
        </w:rPr>
      </w:pPr>
      <w:bookmarkStart w:id="356" w:name="_Ref478243537"/>
      <w:r w:rsidRPr="005C1750">
        <w:rPr>
          <w:sz w:val="21"/>
          <w:szCs w:val="21"/>
        </w:rPr>
        <w:t>Adamic L A, Lukose R M, Puniyani A R, et al. Search in power-law networks[J]. Physical review E, 2001, 64(4): 046135.</w:t>
      </w:r>
      <w:bookmarkEnd w:id="356"/>
    </w:p>
    <w:p w14:paraId="61CD015C" w14:textId="5D0FB570" w:rsidR="00BC20D2" w:rsidRPr="005C1750" w:rsidRDefault="00BC20D2" w:rsidP="00BC20D2">
      <w:pPr>
        <w:pStyle w:val="af3"/>
        <w:numPr>
          <w:ilvl w:val="0"/>
          <w:numId w:val="32"/>
        </w:numPr>
        <w:spacing w:before="0" w:line="276" w:lineRule="auto"/>
        <w:rPr>
          <w:sz w:val="21"/>
          <w:szCs w:val="21"/>
        </w:rPr>
      </w:pPr>
      <w:bookmarkStart w:id="357" w:name="_Ref478254684"/>
      <w:r w:rsidRPr="005C1750">
        <w:rPr>
          <w:sz w:val="21"/>
          <w:szCs w:val="21"/>
        </w:rPr>
        <w:t>Doekemeijer N, Varbanescu A L. A survey of parallel graph processing frameworks[J]. Delft University of Technology, 2014.</w:t>
      </w:r>
      <w:bookmarkEnd w:id="357"/>
    </w:p>
    <w:p w14:paraId="0EDE3893" w14:textId="6A258344" w:rsidR="00037D4B" w:rsidRPr="005C1750" w:rsidRDefault="00037D4B" w:rsidP="00037D4B">
      <w:pPr>
        <w:pStyle w:val="af3"/>
        <w:numPr>
          <w:ilvl w:val="0"/>
          <w:numId w:val="32"/>
        </w:numPr>
        <w:spacing w:before="0" w:line="276" w:lineRule="auto"/>
        <w:rPr>
          <w:sz w:val="21"/>
          <w:szCs w:val="21"/>
        </w:rPr>
      </w:pPr>
      <w:bookmarkStart w:id="358" w:name="_Ref478255729"/>
      <w:r w:rsidRPr="005C1750">
        <w:rPr>
          <w:sz w:val="21"/>
          <w:szCs w:val="21"/>
        </w:rPr>
        <w:t>Tian Y, Balmin A, Corsten S A, et al. From think like a vertex to think like a graph[J]. Proceedings of the VLDB Endowment, 2013, 7(3): 193-204.</w:t>
      </w:r>
      <w:bookmarkEnd w:id="358"/>
    </w:p>
    <w:p w14:paraId="2DC5B05F" w14:textId="0C2228D9" w:rsidR="00EE0B35" w:rsidRPr="005C1750" w:rsidRDefault="00EE0B35" w:rsidP="00EE0B35">
      <w:pPr>
        <w:pStyle w:val="af3"/>
        <w:numPr>
          <w:ilvl w:val="0"/>
          <w:numId w:val="32"/>
        </w:numPr>
        <w:spacing w:before="0" w:line="276" w:lineRule="auto"/>
        <w:rPr>
          <w:sz w:val="21"/>
          <w:szCs w:val="21"/>
        </w:rPr>
      </w:pPr>
      <w:bookmarkStart w:id="359" w:name="_Ref478256218"/>
      <w:r w:rsidRPr="005C1750">
        <w:rPr>
          <w:sz w:val="21"/>
          <w:szCs w:val="21"/>
        </w:rPr>
        <w:t>Malicevic J. Trends in Large-Scale Graph Processing[J].</w:t>
      </w:r>
      <w:bookmarkEnd w:id="359"/>
    </w:p>
    <w:p w14:paraId="06BE422F" w14:textId="77777777" w:rsidR="005B7465" w:rsidRPr="005C1750" w:rsidRDefault="005B7465" w:rsidP="005B7465">
      <w:pPr>
        <w:pStyle w:val="af3"/>
        <w:numPr>
          <w:ilvl w:val="0"/>
          <w:numId w:val="32"/>
        </w:numPr>
        <w:spacing w:before="0" w:line="276" w:lineRule="auto"/>
        <w:rPr>
          <w:sz w:val="21"/>
          <w:szCs w:val="21"/>
        </w:rPr>
      </w:pPr>
      <w:bookmarkStart w:id="360" w:name="_Ref478256262"/>
      <w:r w:rsidRPr="005C1750">
        <w:rPr>
          <w:sz w:val="21"/>
          <w:szCs w:val="21"/>
        </w:rPr>
        <w:t>Kalavri V, Vlassov V, Haridi S. High-Level Programming Abstractions for Distributed Graph Processing[J]. arXiv preprint arXiv:1607.02646, 2016.</w:t>
      </w:r>
      <w:bookmarkEnd w:id="360"/>
    </w:p>
    <w:p w14:paraId="720F687F" w14:textId="65E38AEF" w:rsidR="00A12461" w:rsidRPr="005C1750" w:rsidRDefault="001744B9" w:rsidP="001744B9">
      <w:pPr>
        <w:pStyle w:val="af3"/>
        <w:numPr>
          <w:ilvl w:val="0"/>
          <w:numId w:val="32"/>
        </w:numPr>
        <w:spacing w:before="0" w:line="276" w:lineRule="auto"/>
        <w:rPr>
          <w:sz w:val="21"/>
          <w:szCs w:val="21"/>
        </w:rPr>
      </w:pPr>
      <w:bookmarkStart w:id="361" w:name="_Ref478256999"/>
      <w:r w:rsidRPr="005C1750">
        <w:rPr>
          <w:sz w:val="21"/>
          <w:szCs w:val="21"/>
        </w:rPr>
        <w:t>Buluç A, Meyerhenke H, Safro I, et al. Recent advances in graph partitioning[M]//Algorithm Engineering. Springer International Publishing, 2016: 117-158.</w:t>
      </w:r>
    </w:p>
    <w:p w14:paraId="6555F07A" w14:textId="11065A5A" w:rsidR="00697FE2" w:rsidRPr="005C1750" w:rsidRDefault="00697FE2" w:rsidP="00697FE2">
      <w:pPr>
        <w:pStyle w:val="af3"/>
        <w:numPr>
          <w:ilvl w:val="0"/>
          <w:numId w:val="32"/>
        </w:numPr>
        <w:spacing w:before="0" w:line="276" w:lineRule="auto"/>
        <w:rPr>
          <w:sz w:val="21"/>
          <w:szCs w:val="21"/>
        </w:rPr>
      </w:pPr>
      <w:bookmarkStart w:id="362"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362"/>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363"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363"/>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364"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364"/>
    </w:p>
    <w:p w14:paraId="07FA3EE7" w14:textId="54522426" w:rsidR="00427E9A" w:rsidRPr="005C1750" w:rsidRDefault="00427E9A" w:rsidP="00427E9A">
      <w:pPr>
        <w:pStyle w:val="af3"/>
        <w:numPr>
          <w:ilvl w:val="0"/>
          <w:numId w:val="32"/>
        </w:numPr>
        <w:spacing w:before="0" w:line="276" w:lineRule="auto"/>
        <w:rPr>
          <w:sz w:val="21"/>
          <w:szCs w:val="21"/>
        </w:rPr>
      </w:pPr>
      <w:bookmarkStart w:id="365" w:name="_Ref478263218"/>
      <w:r w:rsidRPr="005C1750">
        <w:rPr>
          <w:sz w:val="21"/>
          <w:szCs w:val="21"/>
        </w:rPr>
        <w:t>Charalampos E. Tsourakakis, Christos Gkantsidis, Bozidar Radunovic and  Milan Vojnovic. FENNEL Streaming Graph Partitioning for Massive Scale Graphs. In WSDM '14, pages 333-342. 2014</w:t>
      </w:r>
      <w:bookmarkEnd w:id="365"/>
    </w:p>
    <w:p w14:paraId="3F11D410" w14:textId="4C255FFB" w:rsidR="006C5AA6" w:rsidRPr="005C1750" w:rsidRDefault="006C5AA6" w:rsidP="006C5AA6">
      <w:pPr>
        <w:pStyle w:val="af3"/>
        <w:numPr>
          <w:ilvl w:val="0"/>
          <w:numId w:val="32"/>
        </w:numPr>
        <w:spacing w:before="0" w:line="276" w:lineRule="auto"/>
        <w:rPr>
          <w:sz w:val="21"/>
          <w:szCs w:val="21"/>
        </w:rPr>
      </w:pPr>
      <w:bookmarkStart w:id="366" w:name="_Ref478259551"/>
      <w:r w:rsidRPr="005C1750">
        <w:rPr>
          <w:sz w:val="21"/>
          <w:szCs w:val="21"/>
        </w:rPr>
        <w:t>Xie C, Chen R, Guan H, et al. Sync or async: Time to fuse for distributed graph-parallel computation[J]. ACM SIGPLAN Notices, 2015, 50(8): 194-204.</w:t>
      </w:r>
      <w:bookmarkEnd w:id="366"/>
    </w:p>
    <w:p w14:paraId="4206A58C" w14:textId="42E7B4A0" w:rsidR="00B96790" w:rsidRPr="005C1750" w:rsidRDefault="00B96790" w:rsidP="00B96790">
      <w:pPr>
        <w:pStyle w:val="af3"/>
        <w:numPr>
          <w:ilvl w:val="0"/>
          <w:numId w:val="32"/>
        </w:numPr>
        <w:spacing w:before="0" w:line="276" w:lineRule="auto"/>
        <w:rPr>
          <w:sz w:val="21"/>
          <w:szCs w:val="21"/>
        </w:rPr>
      </w:pPr>
      <w:bookmarkStart w:id="367" w:name="_Ref478259830"/>
      <w:r w:rsidRPr="005C1750">
        <w:rPr>
          <w:sz w:val="21"/>
          <w:szCs w:val="21"/>
        </w:rPr>
        <w:t>Low Y, Gonzalez J E, Kyrola A, et al. Graphlab: A new framework for parallel machine learning[J]. arXiv preprint arXiv:1408.2041, 2014.</w:t>
      </w:r>
      <w:bookmarkEnd w:id="367"/>
    </w:p>
    <w:p w14:paraId="2135557D" w14:textId="74D2C6C2" w:rsidR="003D6313" w:rsidRPr="005C1750" w:rsidRDefault="003D6313" w:rsidP="00B96790">
      <w:pPr>
        <w:pStyle w:val="af3"/>
        <w:numPr>
          <w:ilvl w:val="0"/>
          <w:numId w:val="32"/>
        </w:numPr>
        <w:spacing w:before="0" w:line="276" w:lineRule="auto"/>
        <w:rPr>
          <w:sz w:val="21"/>
          <w:szCs w:val="21"/>
        </w:rPr>
      </w:pPr>
      <w:bookmarkStart w:id="368" w:name="_Ref478260073"/>
      <w:r w:rsidRPr="005C1750">
        <w:rPr>
          <w:sz w:val="21"/>
          <w:szCs w:val="21"/>
        </w:rPr>
        <w:t>Lumsdaine A, Gregor D, Hendrickson B, et al. Challenges in parallel graph processing[J]. Parallel Processing Letters, 2007, 17(01): 5-20.</w:t>
      </w:r>
      <w:bookmarkEnd w:id="368"/>
    </w:p>
    <w:p w14:paraId="4B2D538B" w14:textId="7106E2DB" w:rsidR="00462E3F" w:rsidRPr="005C1750" w:rsidRDefault="00462E3F" w:rsidP="00462E3F">
      <w:pPr>
        <w:pStyle w:val="af3"/>
        <w:numPr>
          <w:ilvl w:val="0"/>
          <w:numId w:val="32"/>
        </w:numPr>
        <w:spacing w:before="0" w:line="276" w:lineRule="auto"/>
        <w:rPr>
          <w:sz w:val="21"/>
          <w:szCs w:val="21"/>
        </w:rPr>
      </w:pPr>
      <w:bookmarkStart w:id="369" w:name="_Ref478260287"/>
      <w:r w:rsidRPr="005C1750">
        <w:rPr>
          <w:sz w:val="21"/>
          <w:szCs w:val="21"/>
        </w:rPr>
        <w:t>Gelly I. Graph Processing with Apache Flink[J]. 2016.</w:t>
      </w:r>
      <w:bookmarkEnd w:id="369"/>
    </w:p>
    <w:p w14:paraId="2E3650CC" w14:textId="1FF2401B" w:rsidR="00462E3F" w:rsidRPr="005C1750" w:rsidRDefault="00462E3F" w:rsidP="00462E3F">
      <w:pPr>
        <w:pStyle w:val="af3"/>
        <w:numPr>
          <w:ilvl w:val="0"/>
          <w:numId w:val="32"/>
        </w:numPr>
        <w:spacing w:before="0" w:line="276" w:lineRule="auto"/>
        <w:rPr>
          <w:sz w:val="21"/>
          <w:szCs w:val="21"/>
        </w:rPr>
      </w:pPr>
      <w:bookmarkStart w:id="370" w:name="_Ref478260314"/>
      <w:r w:rsidRPr="005C1750">
        <w:rPr>
          <w:sz w:val="21"/>
          <w:szCs w:val="21"/>
        </w:rPr>
        <w:t>Avery C. Giraph: Large-scale graph processing infrastructure on hadoop[J]. Proceedings of the Hadoop Summit. Santa Clara, 2011, 11.</w:t>
      </w:r>
      <w:bookmarkEnd w:id="370"/>
    </w:p>
    <w:p w14:paraId="311FB138" w14:textId="46878917" w:rsidR="00462E3F" w:rsidRPr="005C1750" w:rsidRDefault="00082B9B" w:rsidP="00DC1959">
      <w:pPr>
        <w:pStyle w:val="af3"/>
        <w:numPr>
          <w:ilvl w:val="0"/>
          <w:numId w:val="32"/>
        </w:numPr>
        <w:spacing w:before="0" w:line="276" w:lineRule="auto"/>
        <w:rPr>
          <w:sz w:val="21"/>
          <w:szCs w:val="21"/>
        </w:rPr>
      </w:pPr>
      <w:hyperlink r:id="rId79" w:history="1">
        <w:bookmarkStart w:id="371" w:name="_Ref478260390"/>
        <w:r w:rsidR="00462E3F" w:rsidRPr="005C1750">
          <w:rPr>
            <w:sz w:val="21"/>
            <w:szCs w:val="21"/>
          </w:rPr>
          <w:t>https://hama.apache.org/hama_graph_tutorial.html</w:t>
        </w:r>
        <w:bookmarkEnd w:id="371"/>
      </w:hyperlink>
    </w:p>
    <w:p w14:paraId="3F7F66E2" w14:textId="574B49A5" w:rsidR="00DF255E" w:rsidRPr="005C1750" w:rsidRDefault="00DF255E" w:rsidP="00DF255E">
      <w:pPr>
        <w:pStyle w:val="af3"/>
        <w:numPr>
          <w:ilvl w:val="0"/>
          <w:numId w:val="32"/>
        </w:numPr>
        <w:spacing w:before="0" w:line="276" w:lineRule="auto"/>
        <w:rPr>
          <w:sz w:val="21"/>
          <w:szCs w:val="21"/>
        </w:rPr>
      </w:pPr>
      <w:bookmarkStart w:id="372" w:name="_Ref478260656"/>
      <w:r w:rsidRPr="005C1750">
        <w:rPr>
          <w:sz w:val="21"/>
          <w:szCs w:val="21"/>
        </w:rPr>
        <w:t>Gonzalez J E, Low Y, Gu H, et al. PowerGraph: Distributed Graph-Parallel Computation on Natural Graphs[C]//OSDI. 2012, 12(1): 2.</w:t>
      </w:r>
      <w:bookmarkEnd w:id="372"/>
    </w:p>
    <w:p w14:paraId="18CCC59F" w14:textId="19F2ECEA" w:rsidR="005E3EB3" w:rsidRPr="005C1750" w:rsidRDefault="005E3EB3" w:rsidP="005E3EB3">
      <w:pPr>
        <w:pStyle w:val="af3"/>
        <w:numPr>
          <w:ilvl w:val="0"/>
          <w:numId w:val="32"/>
        </w:numPr>
        <w:spacing w:before="0" w:line="276" w:lineRule="auto"/>
        <w:rPr>
          <w:sz w:val="21"/>
          <w:szCs w:val="21"/>
        </w:rPr>
      </w:pPr>
      <w:bookmarkStart w:id="373" w:name="_Ref478260726"/>
      <w:r w:rsidRPr="005C1750">
        <w:rPr>
          <w:sz w:val="21"/>
          <w:szCs w:val="21"/>
        </w:rPr>
        <w:t>Kyrola A, Blelloch G E, Guestrin C. GraphChi: Large-Scale Graph Computation on Just a PC[C]//OSDI. 2012, 12: 31-46.</w:t>
      </w:r>
      <w:bookmarkEnd w:id="373"/>
    </w:p>
    <w:p w14:paraId="6013A0F3" w14:textId="714BDA10" w:rsidR="00CE7C83" w:rsidRPr="005C1750" w:rsidRDefault="00CE7C83" w:rsidP="005E3EB3">
      <w:pPr>
        <w:pStyle w:val="af3"/>
        <w:numPr>
          <w:ilvl w:val="0"/>
          <w:numId w:val="32"/>
        </w:numPr>
        <w:spacing w:before="0" w:line="276" w:lineRule="auto"/>
        <w:rPr>
          <w:sz w:val="21"/>
          <w:szCs w:val="21"/>
        </w:rPr>
      </w:pPr>
      <w:bookmarkStart w:id="374" w:name="_Ref478260933"/>
      <w:r w:rsidRPr="005C1750">
        <w:rPr>
          <w:sz w:val="21"/>
          <w:szCs w:val="21"/>
        </w:rPr>
        <w:lastRenderedPageBreak/>
        <w:t>S. Muthukrishnan. Data Streams: Algorithms and Applications. Foundations and Trends in Theoretical Computer Science, 1(2), 2005.</w:t>
      </w:r>
      <w:bookmarkEnd w:id="374"/>
    </w:p>
    <w:p w14:paraId="53E94FFB" w14:textId="6A836CC2" w:rsidR="008B3A50" w:rsidRPr="005C1750" w:rsidRDefault="008B3A50" w:rsidP="005E3EB3">
      <w:pPr>
        <w:pStyle w:val="af3"/>
        <w:numPr>
          <w:ilvl w:val="0"/>
          <w:numId w:val="32"/>
        </w:numPr>
        <w:spacing w:before="0" w:line="276" w:lineRule="auto"/>
        <w:rPr>
          <w:sz w:val="21"/>
          <w:szCs w:val="21"/>
        </w:rPr>
      </w:pPr>
      <w:bookmarkStart w:id="375"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375"/>
    </w:p>
    <w:p w14:paraId="01497ED1" w14:textId="523F9755" w:rsidR="008B3A50" w:rsidRPr="005C1750" w:rsidRDefault="008B3A50" w:rsidP="005E3EB3">
      <w:pPr>
        <w:pStyle w:val="af3"/>
        <w:numPr>
          <w:ilvl w:val="0"/>
          <w:numId w:val="32"/>
        </w:numPr>
        <w:spacing w:before="0" w:line="276" w:lineRule="auto"/>
        <w:rPr>
          <w:sz w:val="21"/>
          <w:szCs w:val="21"/>
        </w:rPr>
      </w:pPr>
      <w:bookmarkStart w:id="376"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376"/>
    </w:p>
    <w:p w14:paraId="780D9F89" w14:textId="4F721251" w:rsidR="008B3A50" w:rsidRPr="005C1750" w:rsidRDefault="008B3A50" w:rsidP="005E3EB3">
      <w:pPr>
        <w:pStyle w:val="af3"/>
        <w:numPr>
          <w:ilvl w:val="0"/>
          <w:numId w:val="32"/>
        </w:numPr>
        <w:spacing w:before="0" w:line="276" w:lineRule="auto"/>
        <w:rPr>
          <w:sz w:val="21"/>
          <w:szCs w:val="21"/>
        </w:rPr>
      </w:pPr>
      <w:bookmarkStart w:id="377"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r w:rsidRPr="005C1750">
        <w:rPr>
          <w:i/>
          <w:iCs/>
          <w:sz w:val="21"/>
          <w:szCs w:val="21"/>
        </w:rPr>
        <w:t>O</w:t>
      </w:r>
      <w:r w:rsidRPr="005C1750">
        <w:rPr>
          <w:sz w:val="21"/>
          <w:szCs w:val="21"/>
        </w:rPr>
        <w:t>(</w:t>
      </w:r>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377"/>
    </w:p>
    <w:p w14:paraId="74611A17" w14:textId="56D7C3CC" w:rsidR="008B3A50" w:rsidRPr="005C1750" w:rsidRDefault="008B3A50" w:rsidP="005E3EB3">
      <w:pPr>
        <w:pStyle w:val="af3"/>
        <w:numPr>
          <w:ilvl w:val="0"/>
          <w:numId w:val="32"/>
        </w:numPr>
        <w:spacing w:before="0" w:line="276" w:lineRule="auto"/>
        <w:rPr>
          <w:sz w:val="21"/>
          <w:szCs w:val="21"/>
        </w:rPr>
      </w:pPr>
      <w:bookmarkStart w:id="378"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378"/>
    </w:p>
    <w:p w14:paraId="012C486F" w14:textId="68839CDC" w:rsidR="00524EE1" w:rsidRPr="005C1750" w:rsidRDefault="00524EE1" w:rsidP="005E3EB3">
      <w:pPr>
        <w:pStyle w:val="af3"/>
        <w:numPr>
          <w:ilvl w:val="0"/>
          <w:numId w:val="32"/>
        </w:numPr>
        <w:spacing w:before="0" w:line="276" w:lineRule="auto"/>
        <w:rPr>
          <w:sz w:val="21"/>
          <w:szCs w:val="21"/>
        </w:rPr>
      </w:pPr>
      <w:bookmarkStart w:id="379" w:name="_Ref478261512"/>
      <w:r w:rsidRPr="005C1750">
        <w:rPr>
          <w:sz w:val="21"/>
          <w:szCs w:val="21"/>
        </w:rPr>
        <w:t>G. Cormode and S. Muthukrishnan. An improved data stream summary: the count-min sketch and its applications. J. Algorithms, 55(1):58–75, 2005.</w:t>
      </w:r>
      <w:bookmarkEnd w:id="379"/>
    </w:p>
    <w:p w14:paraId="774F4586" w14:textId="02F10BB8" w:rsidR="00524EE1" w:rsidRPr="005C1750" w:rsidRDefault="00524EE1" w:rsidP="005E3EB3">
      <w:pPr>
        <w:pStyle w:val="af3"/>
        <w:numPr>
          <w:ilvl w:val="0"/>
          <w:numId w:val="32"/>
        </w:numPr>
        <w:spacing w:before="0" w:line="276" w:lineRule="auto"/>
        <w:rPr>
          <w:sz w:val="21"/>
          <w:szCs w:val="21"/>
        </w:rPr>
      </w:pPr>
      <w:bookmarkStart w:id="380" w:name="_Ref478261513"/>
      <w:r w:rsidRPr="005C1750">
        <w:rPr>
          <w:sz w:val="21"/>
          <w:szCs w:val="21"/>
        </w:rPr>
        <w:t>P. Zhao, C. C. Aggarwal, and M. Wang. gSketch: On query estimation in graph streams. PVLDB, 5(3):193–204, 2011.</w:t>
      </w:r>
      <w:bookmarkEnd w:id="380"/>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381"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381"/>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382"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382"/>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383" w:name="_Ref478510617"/>
      <w:bookmarkStart w:id="384"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383"/>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384"/>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385" w:name="_Ref478262869"/>
      <w:r w:rsidRPr="005C1750">
        <w:rPr>
          <w:rFonts w:ascii="Times New Roman" w:hAnsi="Times New Roman" w:cs="Times New Roman"/>
          <w:sz w:val="21"/>
          <w:szCs w:val="21"/>
        </w:rPr>
        <w:t>Page L, Brin S, Motwani R, et al. The PageRank citation ranking: bringing order to the web[J].</w:t>
      </w:r>
      <w:bookmarkEnd w:id="385"/>
    </w:p>
    <w:bookmarkStart w:id="386" w:name="_Ref478412264"/>
    <w:p w14:paraId="5077A842" w14:textId="351B2A3E"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386"/>
      <w:r w:rsidRPr="00241260">
        <w:rPr>
          <w:rFonts w:ascii="Times New Roman" w:hAnsi="Times New Roman" w:cs="Times New Roman"/>
          <w:sz w:val="21"/>
          <w:szCs w:val="21"/>
        </w:rPr>
        <w:fldChar w:fldCharType="end"/>
      </w:r>
    </w:p>
    <w:p w14:paraId="790FC08C" w14:textId="6696E210" w:rsidR="00241260" w:rsidRPr="00241260" w:rsidRDefault="00241260" w:rsidP="00241260">
      <w:pPr>
        <w:pStyle w:val="a3"/>
        <w:numPr>
          <w:ilvl w:val="0"/>
          <w:numId w:val="32"/>
        </w:numPr>
        <w:ind w:firstLineChars="0"/>
        <w:rPr>
          <w:rFonts w:ascii="Times New Roman" w:hAnsi="Times New Roman" w:cs="Times New Roman"/>
          <w:sz w:val="21"/>
          <w:szCs w:val="21"/>
        </w:rPr>
      </w:pPr>
      <w:bookmarkStart w:id="387" w:name="_Ref478567399"/>
      <w:r w:rsidRPr="00241260">
        <w:rPr>
          <w:rFonts w:ascii="Times New Roman" w:hAnsi="Times New Roman" w:cs="Times New Roman"/>
          <w:sz w:val="21"/>
          <w:szCs w:val="21"/>
        </w:rPr>
        <w:t>http://www.livejournal.com/</w:t>
      </w:r>
      <w:bookmarkEnd w:id="387"/>
    </w:p>
    <w:p w14:paraId="7BC99448" w14:textId="30E9F63E" w:rsidR="002B7A8F" w:rsidRDefault="002B7A8F" w:rsidP="002B7A8F">
      <w:pPr>
        <w:rPr>
          <w:rFonts w:ascii="Times New Roman" w:hAnsi="Times New Roman" w:cs="Times New Roman"/>
          <w:sz w:val="21"/>
          <w:szCs w:val="21"/>
        </w:rPr>
      </w:pPr>
    </w:p>
    <w:p w14:paraId="1A986601" w14:textId="593271E3" w:rsidR="009F2267" w:rsidRDefault="009F2267" w:rsidP="002B7A8F">
      <w:pPr>
        <w:rPr>
          <w:rFonts w:ascii="Times New Roman" w:hAnsi="Times New Roman" w:cs="Times New Roman"/>
          <w:sz w:val="21"/>
          <w:szCs w:val="21"/>
        </w:rPr>
      </w:pPr>
    </w:p>
    <w:p w14:paraId="7F47FC62" w14:textId="7F44939C" w:rsidR="009F2267" w:rsidRDefault="009F2267" w:rsidP="002B7A8F">
      <w:pPr>
        <w:rPr>
          <w:rFonts w:ascii="Times New Roman" w:hAnsi="Times New Roman" w:cs="Times New Roman"/>
          <w:sz w:val="21"/>
          <w:szCs w:val="21"/>
        </w:rPr>
      </w:pPr>
    </w:p>
    <w:p w14:paraId="04DFC435" w14:textId="57684EC3" w:rsidR="009F2267" w:rsidRDefault="009F2267" w:rsidP="002B7A8F">
      <w:pPr>
        <w:rPr>
          <w:rFonts w:ascii="Times New Roman" w:hAnsi="Times New Roman" w:cs="Times New Roman"/>
          <w:sz w:val="21"/>
          <w:szCs w:val="21"/>
        </w:rPr>
      </w:pPr>
    </w:p>
    <w:p w14:paraId="57A26F1F" w14:textId="761FF414" w:rsidR="009F2267" w:rsidRDefault="009F2267" w:rsidP="002B7A8F">
      <w:pPr>
        <w:rPr>
          <w:rFonts w:ascii="Times New Roman" w:hAnsi="Times New Roman" w:cs="Times New Roman"/>
          <w:sz w:val="21"/>
          <w:szCs w:val="21"/>
        </w:rPr>
      </w:pPr>
    </w:p>
    <w:p w14:paraId="42E3A27F" w14:textId="6A097811" w:rsidR="009F2267" w:rsidRDefault="009F2267" w:rsidP="002B7A8F">
      <w:pPr>
        <w:rPr>
          <w:rFonts w:ascii="Times New Roman" w:hAnsi="Times New Roman" w:cs="Times New Roman"/>
          <w:sz w:val="21"/>
          <w:szCs w:val="21"/>
        </w:rPr>
      </w:pPr>
    </w:p>
    <w:p w14:paraId="085001EA" w14:textId="39A75C25" w:rsidR="009F2267" w:rsidRDefault="009F2267" w:rsidP="002B7A8F">
      <w:pPr>
        <w:rPr>
          <w:rFonts w:ascii="Times New Roman" w:hAnsi="Times New Roman" w:cs="Times New Roman"/>
          <w:sz w:val="21"/>
          <w:szCs w:val="21"/>
        </w:rPr>
      </w:pPr>
    </w:p>
    <w:p w14:paraId="6486C13E" w14:textId="168BD03B" w:rsidR="009F2267" w:rsidRDefault="009F2267" w:rsidP="002B7A8F">
      <w:pPr>
        <w:rPr>
          <w:rFonts w:ascii="Times New Roman" w:hAnsi="Times New Roman" w:cs="Times New Roman"/>
          <w:sz w:val="21"/>
          <w:szCs w:val="21"/>
        </w:rPr>
      </w:pPr>
    </w:p>
    <w:p w14:paraId="0CC012AC" w14:textId="40204956" w:rsidR="009F2267" w:rsidRDefault="009F2267" w:rsidP="002B7A8F">
      <w:pPr>
        <w:rPr>
          <w:rFonts w:ascii="Times New Roman" w:hAnsi="Times New Roman" w:cs="Times New Roman"/>
          <w:sz w:val="21"/>
          <w:szCs w:val="21"/>
        </w:rPr>
      </w:pPr>
    </w:p>
    <w:p w14:paraId="31AA368B" w14:textId="66D1FE40" w:rsidR="009F2267" w:rsidRDefault="009F2267" w:rsidP="002B7A8F">
      <w:pPr>
        <w:rPr>
          <w:rFonts w:ascii="Times New Roman" w:hAnsi="Times New Roman" w:cs="Times New Roman"/>
          <w:sz w:val="21"/>
          <w:szCs w:val="21"/>
        </w:rPr>
      </w:pPr>
    </w:p>
    <w:p w14:paraId="2113C421" w14:textId="0041F06E" w:rsidR="009F2267" w:rsidRDefault="009F2267" w:rsidP="002B7A8F">
      <w:pPr>
        <w:rPr>
          <w:rFonts w:ascii="Times New Roman" w:hAnsi="Times New Roman" w:cs="Times New Roman"/>
          <w:sz w:val="21"/>
          <w:szCs w:val="21"/>
        </w:rPr>
      </w:pPr>
    </w:p>
    <w:p w14:paraId="7CB14F2D" w14:textId="64071119" w:rsidR="009F2267" w:rsidRDefault="009F2267" w:rsidP="002B7A8F">
      <w:pPr>
        <w:rPr>
          <w:rFonts w:ascii="Times New Roman" w:hAnsi="Times New Roman" w:cs="Times New Roman"/>
          <w:sz w:val="21"/>
          <w:szCs w:val="21"/>
        </w:rPr>
      </w:pPr>
    </w:p>
    <w:p w14:paraId="7E27D534" w14:textId="77777777" w:rsidR="009F2267" w:rsidRDefault="009F2267" w:rsidP="002B7A8F">
      <w:pPr>
        <w:rPr>
          <w:rFonts w:ascii="Times New Roman" w:hAnsi="Times New Roman" w:cs="Times New Roman"/>
          <w:sz w:val="21"/>
          <w:szCs w:val="21"/>
        </w:rPr>
      </w:pPr>
    </w:p>
    <w:p w14:paraId="4781C5D9" w14:textId="77777777" w:rsidR="002B7A8F" w:rsidRPr="002B7A8F" w:rsidRDefault="002B7A8F" w:rsidP="002B7A8F">
      <w:pPr>
        <w:rPr>
          <w:rFonts w:ascii="Times New Roman" w:hAnsi="Times New Roman" w:cs="Times New Roman"/>
          <w:sz w:val="21"/>
          <w:szCs w:val="21"/>
        </w:rPr>
        <w:sectPr w:rsidR="002B7A8F" w:rsidRPr="002B7A8F" w:rsidSect="002A6DCF">
          <w:pgSz w:w="11906" w:h="16838"/>
          <w:pgMar w:top="1440" w:right="1800" w:bottom="1440" w:left="1800" w:header="851" w:footer="992" w:gutter="0"/>
          <w:cols w:space="425"/>
          <w:docGrid w:type="lines" w:linePitch="326"/>
        </w:sectPr>
      </w:pPr>
    </w:p>
    <w:p w14:paraId="7D687363" w14:textId="32C4AEEA" w:rsidR="00AD1F23" w:rsidRDefault="00615D5F" w:rsidP="00AD1F23">
      <w:pPr>
        <w:pStyle w:val="1"/>
        <w:numPr>
          <w:ilvl w:val="0"/>
          <w:numId w:val="0"/>
        </w:numPr>
        <w:ind w:left="425" w:hanging="425"/>
      </w:pPr>
      <w:bookmarkStart w:id="388" w:name="_Toc478509308"/>
      <w:bookmarkStart w:id="389" w:name="_Toc478569393"/>
      <w:bookmarkEnd w:id="361"/>
      <w:r>
        <w:rPr>
          <w:rFonts w:hint="eastAsia"/>
        </w:rPr>
        <w:lastRenderedPageBreak/>
        <w:t>发表文章目录</w:t>
      </w:r>
      <w:bookmarkEnd w:id="388"/>
      <w:bookmarkEnd w:id="389"/>
    </w:p>
    <w:p w14:paraId="75615DDE" w14:textId="335AF786" w:rsidR="008D7698" w:rsidRDefault="008D7698" w:rsidP="008D7698"/>
    <w:p w14:paraId="43D69C7B" w14:textId="1B3DFB7E" w:rsidR="008D7698" w:rsidRDefault="008D7698" w:rsidP="008D7698"/>
    <w:p w14:paraId="33E5DE53" w14:textId="48BFDC19" w:rsidR="008D7698" w:rsidRDefault="008D7698" w:rsidP="008D7698"/>
    <w:p w14:paraId="036B75B7" w14:textId="34C91D66" w:rsidR="009F2267" w:rsidRDefault="009F2267" w:rsidP="008D7698"/>
    <w:p w14:paraId="2279A5D4" w14:textId="32E344AB" w:rsidR="009F2267" w:rsidRDefault="009F2267" w:rsidP="008D7698"/>
    <w:p w14:paraId="53CE3274" w14:textId="510B1E50" w:rsidR="009F2267" w:rsidRDefault="009F2267" w:rsidP="008D7698"/>
    <w:p w14:paraId="3296CAD7" w14:textId="47DEE0CF" w:rsidR="009F2267" w:rsidRDefault="009F2267" w:rsidP="008D7698"/>
    <w:p w14:paraId="4C633A18" w14:textId="6F07B495" w:rsidR="009F2267" w:rsidRDefault="009F2267" w:rsidP="008D7698"/>
    <w:p w14:paraId="15A7B1AA" w14:textId="13683495" w:rsidR="009F2267" w:rsidRDefault="009F2267" w:rsidP="008D7698"/>
    <w:p w14:paraId="1FB5E9E2" w14:textId="729032D9" w:rsidR="009F2267" w:rsidRDefault="009F2267" w:rsidP="008D7698"/>
    <w:p w14:paraId="20FBAF30" w14:textId="27483AB8" w:rsidR="009F2267" w:rsidRDefault="009F2267" w:rsidP="008D7698"/>
    <w:p w14:paraId="19017ACA" w14:textId="1F4709A9" w:rsidR="009F2267" w:rsidRDefault="009F2267" w:rsidP="008D7698"/>
    <w:p w14:paraId="034A6B45" w14:textId="7616DB35" w:rsidR="009F2267" w:rsidRDefault="009F2267" w:rsidP="008D7698"/>
    <w:p w14:paraId="65E473F1" w14:textId="127ACFA0" w:rsidR="009F2267" w:rsidRDefault="009F2267" w:rsidP="008D7698"/>
    <w:p w14:paraId="0C7BF19D" w14:textId="31019E82" w:rsidR="009F2267" w:rsidRDefault="009F2267" w:rsidP="008D7698"/>
    <w:p w14:paraId="262AACE8" w14:textId="6EDB7B40" w:rsidR="009F2267" w:rsidRDefault="009F2267" w:rsidP="008D7698"/>
    <w:p w14:paraId="751430A5" w14:textId="50C6EB52" w:rsidR="009F2267" w:rsidRDefault="009F2267" w:rsidP="008D7698"/>
    <w:p w14:paraId="7A3E8626" w14:textId="7963420C" w:rsidR="009F2267" w:rsidRDefault="009F2267" w:rsidP="008D7698"/>
    <w:p w14:paraId="6FE9C0CA" w14:textId="09C76845" w:rsidR="009F2267" w:rsidRDefault="009F2267" w:rsidP="008D7698"/>
    <w:p w14:paraId="41F7E520" w14:textId="55698663" w:rsidR="009F2267" w:rsidRDefault="009F2267" w:rsidP="008D7698"/>
    <w:p w14:paraId="4C55733C" w14:textId="213560B8" w:rsidR="009F2267" w:rsidRDefault="009F2267" w:rsidP="008D7698"/>
    <w:p w14:paraId="17CC2712" w14:textId="6B9C6667" w:rsidR="009F2267" w:rsidRDefault="009F2267" w:rsidP="008D7698"/>
    <w:p w14:paraId="6A117E84" w14:textId="44484BFA" w:rsidR="009F2267" w:rsidRDefault="009F2267" w:rsidP="008D7698"/>
    <w:p w14:paraId="24977FC7" w14:textId="6762AB55" w:rsidR="009F2267" w:rsidRDefault="009F2267" w:rsidP="008D7698"/>
    <w:p w14:paraId="4F53CBAC" w14:textId="22E7A419" w:rsidR="009F2267" w:rsidRDefault="009F2267" w:rsidP="008D7698"/>
    <w:p w14:paraId="2B8F25A8" w14:textId="6B913586" w:rsidR="009F2267" w:rsidRDefault="009F2267" w:rsidP="008D7698"/>
    <w:p w14:paraId="3CBF3750" w14:textId="29382570" w:rsidR="009F2267" w:rsidRDefault="009F2267" w:rsidP="008D7698"/>
    <w:p w14:paraId="6A00F840" w14:textId="7E8B76FB" w:rsidR="009F2267" w:rsidRDefault="009F2267" w:rsidP="008D7698"/>
    <w:p w14:paraId="47606821" w14:textId="2FD103A2" w:rsidR="009F2267" w:rsidRDefault="009F2267" w:rsidP="008D7698"/>
    <w:p w14:paraId="00853D50" w14:textId="2E0B12DA" w:rsidR="009F2267" w:rsidRDefault="009F2267" w:rsidP="008D7698"/>
    <w:p w14:paraId="79DEF9FA" w14:textId="77777777" w:rsidR="009F2267" w:rsidRDefault="009F2267" w:rsidP="008D7698"/>
    <w:p w14:paraId="4A96D513" w14:textId="77777777" w:rsidR="008D7698" w:rsidRDefault="008D7698" w:rsidP="008D7698">
      <w:pPr>
        <w:sectPr w:rsidR="008D7698" w:rsidSect="002A6DCF">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390" w:name="_Toc478509309"/>
      <w:bookmarkStart w:id="391" w:name="_Toc478569394"/>
      <w:r>
        <w:rPr>
          <w:rFonts w:hint="eastAsia"/>
        </w:rPr>
        <w:lastRenderedPageBreak/>
        <w:t>致谢</w:t>
      </w:r>
      <w:bookmarkEnd w:id="390"/>
      <w:bookmarkEnd w:id="391"/>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不仅在分布式存储和计算领域有很深的造诣，而且在实际的项目实践中也经验丰富</w:t>
      </w:r>
      <w:r w:rsidR="00C932B7">
        <w:rPr>
          <w:rFonts w:hint="eastAsia"/>
        </w:rPr>
        <w:t>，</w:t>
      </w:r>
      <w:r w:rsidR="00AE4C53">
        <w:rPr>
          <w:rFonts w:hint="eastAsia"/>
        </w:rPr>
        <w:t>总能够在我</w:t>
      </w:r>
      <w:r w:rsidR="00F53739">
        <w:rPr>
          <w:rFonts w:hint="eastAsia"/>
        </w:rPr>
        <w:t>茫然若迷时给我指点迷津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7270A298" w:rsidR="00A12900" w:rsidRDefault="00A12900" w:rsidP="008414DA">
      <w:pPr>
        <w:ind w:firstLineChars="200" w:firstLine="480"/>
      </w:pPr>
      <w:r>
        <w:rPr>
          <w:rFonts w:hint="eastAsia"/>
        </w:rPr>
        <w:t>我</w:t>
      </w:r>
      <w:r w:rsidR="00151B56">
        <w:rPr>
          <w:rFonts w:hint="eastAsia"/>
        </w:rPr>
        <w:t>还</w:t>
      </w:r>
      <w:r>
        <w:rPr>
          <w:rFonts w:hint="eastAsia"/>
        </w:rPr>
        <w:t>要感谢</w:t>
      </w:r>
      <w:r w:rsidR="00072B6C">
        <w:rPr>
          <w:rFonts w:hint="eastAsia"/>
        </w:rPr>
        <w:t>软工中心</w:t>
      </w:r>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5DA1070E" w14:textId="67529AE0" w:rsidR="00151B56" w:rsidRDefault="00576AF4" w:rsidP="008414DA">
      <w:pPr>
        <w:ind w:firstLineChars="200" w:firstLine="480"/>
      </w:pPr>
      <w:r>
        <w:rPr>
          <w:rFonts w:hint="eastAsia"/>
        </w:rPr>
        <w:t>当然更要感谢我的父母</w:t>
      </w:r>
      <w:r w:rsidR="00234D28">
        <w:rPr>
          <w:rFonts w:hint="eastAsia"/>
        </w:rPr>
        <w:t>和两位姐姐</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C80E6E">
        <w:rPr>
          <w:rFonts w:hint="eastAsia"/>
        </w:rPr>
        <w:t>后面的日子必定会越来越好！</w:t>
      </w:r>
    </w:p>
    <w:p w14:paraId="670C823A" w14:textId="111C0160"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9D6022">
        <w:rPr>
          <w:rFonts w:hint="eastAsia"/>
        </w:rPr>
        <w:t>、朋友、老师和亲人，是你们让我感受知识的魅力，体会生活的乐趣。</w:t>
      </w:r>
    </w:p>
    <w:sectPr w:rsidR="00242D08" w:rsidRPr="00242D08" w:rsidSect="002A6DCF">
      <w:headerReference w:type="default" r:id="rId80"/>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Shen" w:date="2017-03-30T14:34:00Z" w:initials="S">
    <w:p w14:paraId="2305BA74" w14:textId="49164983" w:rsidR="00115345" w:rsidRDefault="00115345">
      <w:pPr>
        <w:pStyle w:val="a6"/>
        <w:rPr>
          <w:rFonts w:hint="eastAsia"/>
        </w:rPr>
      </w:pPr>
      <w:r>
        <w:rPr>
          <w:rStyle w:val="a5"/>
        </w:rPr>
        <w:annotationRef/>
      </w:r>
      <w:r>
        <w:rPr>
          <w:rFonts w:hint="eastAsia"/>
        </w:rPr>
        <w:t>这句话简写变成了“框架是图数据”，好像不太通顺。</w:t>
      </w:r>
    </w:p>
  </w:comment>
  <w:comment w:id="13" w:author="Shen" w:date="2017-03-30T14:54:00Z" w:initials="S">
    <w:p w14:paraId="74E54594" w14:textId="1D1DF930" w:rsidR="00834F9D" w:rsidRDefault="00834F9D">
      <w:pPr>
        <w:pStyle w:val="a6"/>
        <w:rPr>
          <w:rFonts w:hint="eastAsia"/>
        </w:rPr>
      </w:pPr>
      <w:r>
        <w:rPr>
          <w:rStyle w:val="a5"/>
        </w:rPr>
        <w:annotationRef/>
      </w:r>
    </w:p>
  </w:comment>
  <w:comment w:id="14" w:author="Shen" w:date="2017-03-30T14:54:00Z" w:initials="S">
    <w:p w14:paraId="1B98584F" w14:textId="24692C84" w:rsidR="00834F9D" w:rsidRDefault="00834F9D">
      <w:pPr>
        <w:pStyle w:val="a6"/>
        <w:rPr>
          <w:rFonts w:hint="eastAsia"/>
        </w:rPr>
      </w:pPr>
      <w:r>
        <w:rPr>
          <w:rStyle w:val="a5"/>
        </w:rPr>
        <w:annotationRef/>
      </w:r>
      <w:r>
        <w:t>S</w:t>
      </w:r>
      <w:r>
        <w:rPr>
          <w:rFonts w:hint="eastAsia"/>
        </w:rPr>
        <w:t>tate</w:t>
      </w:r>
      <w:r>
        <w:t xml:space="preserve"> </w:t>
      </w:r>
      <w:r>
        <w:rPr>
          <w:rFonts w:hint="eastAsia"/>
        </w:rPr>
        <w:t>update</w:t>
      </w:r>
      <w:r>
        <w:rPr>
          <w:rFonts w:hint="eastAsia"/>
        </w:rPr>
        <w:t>和</w:t>
      </w:r>
      <w:r>
        <w:rPr>
          <w:rFonts w:hint="eastAsia"/>
        </w:rPr>
        <w:t>state</w:t>
      </w:r>
      <w:r>
        <w:t xml:space="preserve"> </w:t>
      </w:r>
      <w:r>
        <w:rPr>
          <w:rFonts w:hint="eastAsia"/>
        </w:rPr>
        <w:t>updating</w:t>
      </w:r>
      <w:r>
        <w:rPr>
          <w:rFonts w:hint="eastAsia"/>
        </w:rPr>
        <w:t>是特意区别写的的话就忽略这个批注哈</w:t>
      </w:r>
      <w:r>
        <w:rPr>
          <w:rFonts w:hint="eastAsia"/>
        </w:rPr>
        <w:t>~</w:t>
      </w:r>
    </w:p>
  </w:comment>
  <w:comment w:id="17" w:author="Shen" w:date="2017-03-30T15:07:00Z" w:initials="S">
    <w:p w14:paraId="252B650B" w14:textId="11681CE6" w:rsidR="00DF390E" w:rsidRPr="00525ABA" w:rsidRDefault="00DF390E">
      <w:pPr>
        <w:pStyle w:val="a6"/>
        <w:rPr>
          <w:rFonts w:hint="eastAsia"/>
        </w:rPr>
      </w:pPr>
      <w:r>
        <w:rPr>
          <w:rStyle w:val="a5"/>
        </w:rPr>
        <w:annotationRef/>
      </w:r>
      <w:r w:rsidR="00525ABA">
        <w:rPr>
          <w:rFonts w:hint="eastAsia"/>
        </w:rPr>
        <w:t>二级标题的格式似乎不统一，文中</w:t>
      </w:r>
      <w:r w:rsidR="00525ABA">
        <w:rPr>
          <w:rFonts w:hint="eastAsia"/>
        </w:rPr>
        <w:t>4.1</w:t>
      </w:r>
      <w:r w:rsidR="00525ABA">
        <w:rPr>
          <w:rFonts w:hint="eastAsia"/>
        </w:rPr>
        <w:t>，</w:t>
      </w:r>
      <w:r w:rsidR="00525ABA">
        <w:rPr>
          <w:rFonts w:hint="eastAsia"/>
        </w:rPr>
        <w:t>4.3</w:t>
      </w:r>
      <w:r w:rsidR="00525ABA">
        <w:rPr>
          <w:rFonts w:hint="eastAsia"/>
        </w:rPr>
        <w:t>，</w:t>
      </w:r>
      <w:r w:rsidR="00525ABA">
        <w:rPr>
          <w:rFonts w:hint="eastAsia"/>
        </w:rPr>
        <w:t>4</w:t>
      </w:r>
      <w:r w:rsidR="00525ABA">
        <w:t>.4</w:t>
      </w:r>
      <w:r w:rsidR="00525ABA">
        <w:rPr>
          <w:rFonts w:hint="eastAsia"/>
        </w:rPr>
        <w:t>标题字体和其他同级的小伙伴不一样。目录中</w:t>
      </w:r>
      <w:r w:rsidR="00525ABA">
        <w:rPr>
          <w:rFonts w:hint="eastAsia"/>
        </w:rPr>
        <w:t>4.2</w:t>
      </w:r>
      <w:r w:rsidR="00525ABA">
        <w:rPr>
          <w:rFonts w:hint="eastAsia"/>
        </w:rPr>
        <w:t>节格式和别的不一样</w:t>
      </w:r>
      <w:r w:rsidR="00525ABA">
        <w:rPr>
          <w:rFonts w:hint="eastAsia"/>
        </w:rPr>
        <w:t>~</w:t>
      </w:r>
    </w:p>
  </w:comment>
  <w:comment w:id="31" w:author="Shen" w:date="2017-03-30T15:11:00Z" w:initials="S">
    <w:p w14:paraId="735EA1B4" w14:textId="20B5B8B4" w:rsidR="00CD156B" w:rsidRDefault="00CD156B">
      <w:pPr>
        <w:pStyle w:val="a6"/>
        <w:rPr>
          <w:rFonts w:hint="eastAsia"/>
        </w:rPr>
      </w:pPr>
      <w:r>
        <w:rPr>
          <w:rStyle w:val="a5"/>
        </w:rPr>
        <w:annotationRef/>
      </w:r>
      <w:r>
        <w:rPr>
          <w:rFonts w:hint="eastAsia"/>
        </w:rPr>
        <w:t>我认为应该改成“虽然估计算法能够在一定程度上节约内存和计算开销”或“虽然估计算法在一定程度上节约了内存和计算开销”</w:t>
      </w:r>
    </w:p>
  </w:comment>
  <w:comment w:id="44" w:author="Shen" w:date="2017-03-30T15:22:00Z" w:initials="S">
    <w:p w14:paraId="12AEC84E" w14:textId="6AF6F263" w:rsidR="00FF7FAA" w:rsidRDefault="00FF7FAA">
      <w:pPr>
        <w:pStyle w:val="a6"/>
        <w:rPr>
          <w:rFonts w:hint="eastAsia"/>
        </w:rPr>
      </w:pPr>
      <w:r>
        <w:rPr>
          <w:rStyle w:val="a5"/>
        </w:rPr>
        <w:annotationRef/>
      </w:r>
      <w:r>
        <w:rPr>
          <w:rFonts w:hint="eastAsia"/>
        </w:rPr>
        <w:t>根据上文理解，“其”代指</w:t>
      </w:r>
      <w:r w:rsidR="005230E0">
        <w:rPr>
          <w:rFonts w:hint="eastAsia"/>
        </w:rPr>
        <w:t>“关系网络”，“为关系网络推荐好友”似乎语义不太通顺？</w:t>
      </w:r>
    </w:p>
  </w:comment>
  <w:comment w:id="45" w:author="Shen" w:date="2017-03-30T15:24:00Z" w:initials="S">
    <w:p w14:paraId="510382FC" w14:textId="3F0AB074" w:rsidR="00794B88" w:rsidRDefault="00794B88">
      <w:pPr>
        <w:pStyle w:val="a6"/>
      </w:pPr>
      <w:r>
        <w:rPr>
          <w:rStyle w:val="a5"/>
        </w:rPr>
        <w:annotationRef/>
      </w:r>
      <w:r>
        <w:rPr>
          <w:rFonts w:hint="eastAsia"/>
        </w:rPr>
        <w:t>我感觉缺少“拥有”的主语</w:t>
      </w:r>
    </w:p>
  </w:comment>
  <w:comment w:id="50" w:author="Shikai Duan" w:date="2017-03-08T15:23:00Z" w:initials="SD">
    <w:p w14:paraId="716DAC81" w14:textId="13A727BF" w:rsidR="00082B9B" w:rsidRDefault="00082B9B">
      <w:pPr>
        <w:pStyle w:val="a6"/>
      </w:pPr>
      <w:r>
        <w:rPr>
          <w:rStyle w:val="a5"/>
        </w:rPr>
        <w:annotationRef/>
      </w:r>
      <w:r>
        <w:rPr>
          <w:rFonts w:hint="eastAsia"/>
        </w:rPr>
        <w:t>是否考虑换一个名字？</w:t>
      </w:r>
    </w:p>
  </w:comment>
  <w:comment w:id="51" w:author="Shen" w:date="2017-03-30T15:33:00Z" w:initials="S">
    <w:p w14:paraId="5EA39783" w14:textId="40B9EFCE" w:rsidR="00254C3B" w:rsidRDefault="00254C3B">
      <w:pPr>
        <w:pStyle w:val="a6"/>
        <w:rPr>
          <w:rFonts w:hint="eastAsia"/>
        </w:rPr>
      </w:pPr>
      <w:r>
        <w:rPr>
          <w:rStyle w:val="a5"/>
        </w:rPr>
        <w:annotationRef/>
      </w:r>
      <w:r>
        <w:rPr>
          <w:rFonts w:hint="eastAsia"/>
        </w:rPr>
        <w:t>换不出来</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52" w:author="Shen" w:date="2017-03-30T15:34:00Z" w:initials="S">
    <w:p w14:paraId="3BA45B80" w14:textId="174EBBB7" w:rsidR="00254C3B" w:rsidRDefault="00254C3B">
      <w:pPr>
        <w:pStyle w:val="a6"/>
        <w:rPr>
          <w:rFonts w:hint="eastAsia"/>
        </w:rPr>
      </w:pPr>
      <w:r>
        <w:rPr>
          <w:rStyle w:val="a5"/>
        </w:rPr>
        <w:annotationRef/>
      </w:r>
      <w:r>
        <w:rPr>
          <w:rFonts w:hint="eastAsia"/>
        </w:rPr>
        <w:t>为啥不按照图</w:t>
      </w:r>
      <w:r>
        <w:rPr>
          <w:rFonts w:hint="eastAsia"/>
        </w:rPr>
        <w:t>2-3</w:t>
      </w:r>
      <w:r>
        <w:rPr>
          <w:rFonts w:hint="eastAsia"/>
        </w:rPr>
        <w:t>中从底上向上写嘞……看了下文似乎这里的“模型”包含了“编程模型”和“计算模型”，而图中的“模型”仅仅指“计算模型”？我觉得这里的描述和</w:t>
      </w:r>
      <w:r>
        <w:rPr>
          <w:rFonts w:hint="eastAsia"/>
        </w:rPr>
        <w:t>图不能一一对应，会有一点小歧义。</w:t>
      </w:r>
    </w:p>
  </w:comment>
  <w:comment w:id="56" w:author="Shikai Duan" w:date="2017-03-10T17:25:00Z" w:initials="SD">
    <w:p w14:paraId="30DC1BAA" w14:textId="69F78F4A" w:rsidR="00082B9B" w:rsidRDefault="00082B9B">
      <w:pPr>
        <w:pStyle w:val="a6"/>
      </w:pPr>
      <w:r>
        <w:rPr>
          <w:rStyle w:val="a5"/>
        </w:rPr>
        <w:annotationRef/>
      </w:r>
      <w:r>
        <w:rPr>
          <w:rFonts w:hint="eastAsia"/>
        </w:rPr>
        <w:t>这里可能需要补充文献阅读情况</w:t>
      </w:r>
    </w:p>
  </w:comment>
  <w:comment w:id="61" w:author="Shen" w:date="2017-03-30T15:41:00Z" w:initials="S">
    <w:p w14:paraId="34BF2939" w14:textId="253A2A77" w:rsidR="00644531" w:rsidRDefault="00644531">
      <w:pPr>
        <w:pStyle w:val="a6"/>
        <w:rPr>
          <w:rFonts w:hint="eastAsia"/>
        </w:rPr>
      </w:pPr>
      <w:r>
        <w:rPr>
          <w:rStyle w:val="a5"/>
        </w:rPr>
        <w:annotationRef/>
      </w:r>
      <w:r>
        <w:rPr>
          <w:rFonts w:hint="eastAsia"/>
        </w:rPr>
        <w:t>是否改成“这条边的”比较合适？</w:t>
      </w:r>
    </w:p>
  </w:comment>
  <w:comment w:id="64" w:author="Shen" w:date="2017-03-30T15:46:00Z" w:initials="S">
    <w:p w14:paraId="1D447071" w14:textId="18C8DFA2" w:rsidR="000A4673" w:rsidRDefault="000A4673">
      <w:pPr>
        <w:pStyle w:val="a6"/>
        <w:rPr>
          <w:rFonts w:hint="eastAsia"/>
        </w:rPr>
      </w:pPr>
      <w:r>
        <w:rPr>
          <w:rStyle w:val="a5"/>
        </w:rPr>
        <w:annotationRef/>
      </w:r>
      <w:r>
        <w:rPr>
          <w:rFonts w:hint="eastAsia"/>
        </w:rPr>
        <w:t>没有上文也没有参考文献</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25"/>
          </mc:Choice>
          <mc:Fallback>
            <w:t>😥</w:t>
          </mc:Fallback>
        </mc:AlternateContent>
      </w:r>
      <w:r>
        <w:rPr>
          <w:rFonts w:hint="eastAsia"/>
        </w:rPr>
        <w:t>，不知道这样写是不是合适？</w:t>
      </w:r>
    </w:p>
  </w:comment>
  <w:comment w:id="65" w:author="Shen" w:date="2017-03-30T15:46:00Z" w:initials="S">
    <w:p w14:paraId="5FA90368" w14:textId="2F0D9148" w:rsidR="000A4673" w:rsidRDefault="000A4673">
      <w:pPr>
        <w:pStyle w:val="a6"/>
        <w:rPr>
          <w:rFonts w:hint="eastAsia"/>
        </w:rPr>
      </w:pPr>
      <w:r>
        <w:rPr>
          <w:rStyle w:val="a5"/>
        </w:rPr>
        <w:annotationRef/>
      </w:r>
      <w:r>
        <w:rPr>
          <w:rFonts w:hint="eastAsia"/>
        </w:rPr>
        <w:t>突如其来的“平衡分割”</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41"/>
          </mc:Choice>
          <mc:Fallback>
            <w:t>🙁</w:t>
          </mc:Fallback>
        </mc:AlternateContent>
      </w:r>
      <w:r w:rsidR="005859FC">
        <w:rPr>
          <w:rFonts w:hint="eastAsia"/>
        </w:rPr>
        <w:t>，就是指文献</w:t>
      </w:r>
      <w:r w:rsidR="005859FC">
        <w:rPr>
          <w:rFonts w:hint="eastAsia"/>
        </w:rPr>
        <w:t>[24</w:t>
      </w:r>
      <w:r w:rsidR="005859FC">
        <w:t>]</w:t>
      </w:r>
      <w:r w:rsidR="005859FC">
        <w:rPr>
          <w:rFonts w:hint="eastAsia"/>
        </w:rPr>
        <w:t>提出来的分割算法吗？</w:t>
      </w:r>
    </w:p>
  </w:comment>
  <w:comment w:id="74" w:author="Shen" w:date="2017-03-30T15:53:00Z" w:initials="S">
    <w:p w14:paraId="5DB24428" w14:textId="2F23E93E" w:rsidR="00A67D24" w:rsidRDefault="00A67D24">
      <w:pPr>
        <w:pStyle w:val="a6"/>
      </w:pPr>
      <w:r>
        <w:rPr>
          <w:rStyle w:val="a5"/>
        </w:rPr>
        <w:annotationRef/>
      </w:r>
      <w:r>
        <w:rPr>
          <w:rFonts w:hint="eastAsia"/>
        </w:rPr>
        <w:t>不知道改用“得”还是“地”了……</w:t>
      </w:r>
      <w:r w:rsidR="008B5FE5">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16"/>
          </mc:Choice>
          <mc:Fallback>
            <w:t>😖</w:t>
          </mc:Fallback>
        </mc:AlternateContent>
      </w:r>
    </w:p>
  </w:comment>
  <w:comment w:id="80" w:author="Shen" w:date="2017-03-30T15:52:00Z" w:initials="S">
    <w:p w14:paraId="4EB8E07B" w14:textId="73F54351" w:rsidR="00423AB9" w:rsidRDefault="00423AB9">
      <w:pPr>
        <w:pStyle w:val="a6"/>
      </w:pPr>
      <w:r>
        <w:rPr>
          <w:rStyle w:val="a5"/>
        </w:rPr>
        <w:annotationRef/>
      </w:r>
      <w:r>
        <w:rPr>
          <w:rFonts w:hint="eastAsia"/>
        </w:rPr>
        <w:t>“同步点之间的过程称为一个迭代阶段”是否更加通顺一些？</w:t>
      </w:r>
    </w:p>
  </w:comment>
  <w:comment w:id="83" w:author="Shen" w:date="2017-03-30T15:55:00Z" w:initials="S">
    <w:p w14:paraId="523BE4AA" w14:textId="2D61E720" w:rsidR="009623EB" w:rsidRDefault="009623EB">
      <w:pPr>
        <w:pStyle w:val="a6"/>
        <w:rPr>
          <w:rFonts w:hint="eastAsia"/>
        </w:rPr>
      </w:pPr>
      <w:r>
        <w:rPr>
          <w:rStyle w:val="a5"/>
        </w:rPr>
        <w:annotationRef/>
      </w:r>
      <w:r>
        <w:rPr>
          <w:rFonts w:hint="eastAsia"/>
        </w:rPr>
        <w:t>图中一行上的箭头（比如第一行的</w:t>
      </w:r>
      <w:r>
        <w:rPr>
          <w:rFonts w:hint="eastAsia"/>
        </w:rPr>
        <w:t>2</w:t>
      </w:r>
      <w:r>
        <w:rPr>
          <w:rFonts w:hint="eastAsia"/>
        </w:rPr>
        <w:t>，</w:t>
      </w:r>
      <w:r>
        <w:rPr>
          <w:rFonts w:hint="eastAsia"/>
        </w:rPr>
        <w:t>3</w:t>
      </w:r>
      <w:r>
        <w:rPr>
          <w:rFonts w:hint="eastAsia"/>
        </w:rPr>
        <w:t>，</w:t>
      </w:r>
      <w:r>
        <w:rPr>
          <w:rFonts w:hint="eastAsia"/>
        </w:rPr>
        <w:t>4</w:t>
      </w:r>
      <w:r>
        <w:rPr>
          <w:rFonts w:hint="eastAsia"/>
        </w:rPr>
        <w:t>）么有对齐，不过</w:t>
      </w:r>
      <w:r w:rsidR="0056082E">
        <w:rPr>
          <w:rFonts w:hint="eastAsia"/>
        </w:rPr>
        <w:t>改不改</w:t>
      </w:r>
      <w:r>
        <w:rPr>
          <w:rFonts w:hint="eastAsia"/>
        </w:rPr>
        <w:t>的吧……看强迫症程度</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1B"/>
          </mc:Choice>
          <mc:Fallback>
            <w:t>😛</w:t>
          </mc:Fallback>
        </mc:AlternateContent>
      </w:r>
    </w:p>
  </w:comment>
  <w:comment w:id="93" w:author="Shen" w:date="2017-03-30T16:19:00Z" w:initials="S">
    <w:p w14:paraId="50C35793" w14:textId="1ED57AAE" w:rsidR="00407E04" w:rsidRDefault="00407E04">
      <w:pPr>
        <w:pStyle w:val="a6"/>
        <w:rPr>
          <w:rFonts w:hint="eastAsia"/>
        </w:rPr>
      </w:pPr>
      <w:r>
        <w:rPr>
          <w:rStyle w:val="a5"/>
        </w:rPr>
        <w:annotationRef/>
      </w:r>
      <w:r>
        <w:rPr>
          <w:rFonts w:hint="eastAsia"/>
        </w:rPr>
        <w:t>这个</w:t>
      </w:r>
      <w:r>
        <w:rPr>
          <w:rFonts w:hint="eastAsia"/>
        </w:rPr>
        <w:t>图不是太清晰，不知道打印出来怎样</w:t>
      </w:r>
    </w:p>
  </w:comment>
  <w:comment w:id="94" w:author="Shen" w:date="2017-03-30T16:22:00Z" w:initials="S">
    <w:p w14:paraId="08A3FE71" w14:textId="19EEED9D" w:rsidR="00342998" w:rsidRDefault="00342998">
      <w:pPr>
        <w:pStyle w:val="a6"/>
      </w:pPr>
      <w:r>
        <w:rPr>
          <w:rStyle w:val="a5"/>
        </w:rPr>
        <w:annotationRef/>
      </w:r>
      <w:r>
        <w:rPr>
          <w:rFonts w:hint="eastAsia"/>
        </w:rPr>
        <w:t>感觉“</w:t>
      </w:r>
      <w:r w:rsidRPr="00DE6A00">
        <w:rPr>
          <w:rFonts w:ascii="Times New Roman" w:hAnsi="Times New Roman" w:cs="Times New Roman" w:hint="eastAsia"/>
        </w:rPr>
        <w:t>Graph</w:t>
      </w:r>
      <w:r w:rsidRPr="00DE6A00">
        <w:rPr>
          <w:rFonts w:ascii="Times New Roman" w:hAnsi="Times New Roman" w:cs="Times New Roman"/>
        </w:rPr>
        <w:t>Lab</w:t>
      </w:r>
      <w:r w:rsidRPr="00BE4596">
        <w:rPr>
          <w:rFonts w:ascii="宋体" w:hAnsi="宋体" w:hint="eastAsia"/>
        </w:rPr>
        <w:t>实验室</w:t>
      </w:r>
      <w:r>
        <w:rPr>
          <w:rFonts w:ascii="宋体" w:hAnsi="宋体" w:hint="eastAsia"/>
        </w:rPr>
        <w:t>还</w:t>
      </w:r>
      <w:r w:rsidRPr="00BE4596">
        <w:rPr>
          <w:rFonts w:ascii="宋体" w:hAnsi="宋体" w:hint="eastAsia"/>
        </w:rPr>
        <w:t>推出</w:t>
      </w:r>
      <w:r>
        <w:rPr>
          <w:rFonts w:ascii="宋体" w:hAnsi="宋体" w:hint="eastAsia"/>
        </w:rPr>
        <w:t>了</w:t>
      </w:r>
      <w:r w:rsidRPr="00BE4596">
        <w:rPr>
          <w:rFonts w:ascii="宋体" w:hAnsi="宋体" w:hint="eastAsia"/>
        </w:rPr>
        <w:t>单机版的</w:t>
      </w:r>
      <w:r>
        <w:rPr>
          <w:rFonts w:hint="eastAsia"/>
        </w:rPr>
        <w:t>”或“</w:t>
      </w:r>
      <w:r w:rsidRPr="00DE6A00">
        <w:rPr>
          <w:rFonts w:ascii="Times New Roman" w:hAnsi="Times New Roman" w:cs="Times New Roman" w:hint="eastAsia"/>
        </w:rPr>
        <w:t>Graph</w:t>
      </w:r>
      <w:r w:rsidRPr="00DE6A00">
        <w:rPr>
          <w:rFonts w:ascii="Times New Roman" w:hAnsi="Times New Roman" w:cs="Times New Roman"/>
        </w:rPr>
        <w:t>Lab</w:t>
      </w:r>
      <w:r w:rsidRPr="00BE4596">
        <w:rPr>
          <w:rFonts w:ascii="宋体" w:hAnsi="宋体" w:hint="eastAsia"/>
        </w:rPr>
        <w:t>实验室推出的单机版的</w:t>
      </w:r>
      <w:r>
        <w:rPr>
          <w:rFonts w:hint="eastAsia"/>
        </w:rPr>
        <w:t>”，更合适</w:t>
      </w:r>
    </w:p>
  </w:comment>
  <w:comment w:id="107" w:author="Shen" w:date="2017-03-30T16:25:00Z" w:initials="S">
    <w:p w14:paraId="21DBEEA5" w14:textId="55D3B5AD" w:rsidR="00CE19D0" w:rsidRDefault="00CE19D0">
      <w:pPr>
        <w:pStyle w:val="a6"/>
      </w:pPr>
      <w:r>
        <w:rPr>
          <w:rStyle w:val="a5"/>
        </w:rPr>
        <w:annotationRef/>
      </w:r>
      <w:r>
        <w:rPr>
          <w:rFonts w:hint="eastAsia"/>
        </w:rPr>
        <w:t>两个“本文”有点</w:t>
      </w:r>
      <w:r>
        <w:rPr>
          <w:rFonts w:hint="eastAsia"/>
        </w:rPr>
        <w:t>点重复</w:t>
      </w:r>
    </w:p>
  </w:comment>
  <w:comment w:id="152" w:author="Shen" w:date="2017-03-30T16:38:00Z" w:initials="S">
    <w:p w14:paraId="152303FE" w14:textId="08E457F0" w:rsidR="00C508AE" w:rsidRDefault="00C508AE">
      <w:pPr>
        <w:pStyle w:val="a6"/>
      </w:pPr>
      <w:r>
        <w:rPr>
          <w:rStyle w:val="a5"/>
        </w:rPr>
        <w:annotationRef/>
      </w:r>
      <w:r>
        <w:rPr>
          <w:rFonts w:hint="eastAsia"/>
        </w:rPr>
        <w:t>“</w:t>
      </w:r>
      <w:r w:rsidRPr="000A7C72">
        <w:rPr>
          <w:rFonts w:ascii="宋体" w:hAnsi="宋体"/>
        </w:rPr>
        <w:t>是统计</w:t>
      </w:r>
      <w:r w:rsidRPr="000A7C72">
        <w:rPr>
          <w:rFonts w:ascii="宋体" w:hAnsi="宋体" w:hint="eastAsia"/>
        </w:rPr>
        <w:t>无向</w:t>
      </w:r>
      <w:r>
        <w:rPr>
          <w:rFonts w:ascii="宋体" w:hAnsi="宋体"/>
        </w:rPr>
        <w:t>图中各个</w:t>
      </w:r>
      <w:r>
        <w:rPr>
          <w:rFonts w:ascii="宋体" w:hAnsi="宋体" w:hint="eastAsia"/>
        </w:rPr>
        <w:t>顶</w:t>
      </w:r>
      <w:r w:rsidRPr="000A7C72">
        <w:rPr>
          <w:rFonts w:ascii="宋体" w:hAnsi="宋体"/>
        </w:rPr>
        <w:t>点的度</w:t>
      </w:r>
      <w:r>
        <w:rPr>
          <w:rStyle w:val="a5"/>
        </w:rPr>
        <w:annotationRef/>
      </w:r>
      <w:r>
        <w:rPr>
          <w:rFonts w:ascii="宋体" w:hAnsi="宋体" w:hint="eastAsia"/>
        </w:rPr>
        <w:t>的算法</w:t>
      </w:r>
      <w:r>
        <w:rPr>
          <w:rFonts w:hint="eastAsia"/>
        </w:rPr>
        <w:t>”或者“用于</w:t>
      </w:r>
      <w:r w:rsidRPr="000A7C72">
        <w:rPr>
          <w:rFonts w:ascii="宋体" w:hAnsi="宋体"/>
        </w:rPr>
        <w:t>统计</w:t>
      </w:r>
      <w:r w:rsidRPr="000A7C72">
        <w:rPr>
          <w:rFonts w:ascii="宋体" w:hAnsi="宋体" w:hint="eastAsia"/>
        </w:rPr>
        <w:t>无向</w:t>
      </w:r>
      <w:r>
        <w:rPr>
          <w:rFonts w:ascii="宋体" w:hAnsi="宋体"/>
        </w:rPr>
        <w:t>图中各个</w:t>
      </w:r>
      <w:r>
        <w:rPr>
          <w:rFonts w:ascii="宋体" w:hAnsi="宋体" w:hint="eastAsia"/>
        </w:rPr>
        <w:t>顶</w:t>
      </w:r>
      <w:r w:rsidRPr="000A7C72">
        <w:rPr>
          <w:rFonts w:ascii="宋体" w:hAnsi="宋体"/>
        </w:rPr>
        <w:t>点的度</w:t>
      </w:r>
      <w:r>
        <w:rPr>
          <w:rStyle w:val="a5"/>
        </w:rPr>
        <w:annotationRef/>
      </w:r>
      <w:r>
        <w:rPr>
          <w:rFonts w:hint="eastAsia"/>
        </w:rPr>
        <w:t>”，这里为了前后文不重复，我</w:t>
      </w:r>
      <w:r w:rsidR="005A6B8F">
        <w:rPr>
          <w:rFonts w:hint="eastAsia"/>
        </w:rPr>
        <w:t>认为</w:t>
      </w:r>
      <w:r>
        <w:rPr>
          <w:rFonts w:hint="eastAsia"/>
        </w:rPr>
        <w:t>改成</w:t>
      </w:r>
      <w:r>
        <w:rPr>
          <w:rFonts w:hint="eastAsia"/>
        </w:rPr>
        <w:t>“用于</w:t>
      </w:r>
      <w:r w:rsidRPr="000A7C72">
        <w:rPr>
          <w:rFonts w:ascii="宋体" w:hAnsi="宋体"/>
        </w:rPr>
        <w:t>统计</w:t>
      </w:r>
      <w:r w:rsidRPr="000A7C72">
        <w:rPr>
          <w:rFonts w:ascii="宋体" w:hAnsi="宋体" w:hint="eastAsia"/>
        </w:rPr>
        <w:t>无向</w:t>
      </w:r>
      <w:r>
        <w:rPr>
          <w:rFonts w:ascii="宋体" w:hAnsi="宋体"/>
        </w:rPr>
        <w:t>图中各个</w:t>
      </w:r>
      <w:r>
        <w:rPr>
          <w:rFonts w:ascii="宋体" w:hAnsi="宋体" w:hint="eastAsia"/>
        </w:rPr>
        <w:t>顶</w:t>
      </w:r>
      <w:r w:rsidRPr="000A7C72">
        <w:rPr>
          <w:rFonts w:ascii="宋体" w:hAnsi="宋体"/>
        </w:rPr>
        <w:t>点的度</w:t>
      </w:r>
      <w:r>
        <w:rPr>
          <w:rStyle w:val="a5"/>
        </w:rPr>
        <w:annotationRef/>
      </w:r>
      <w:r>
        <w:rPr>
          <w:rFonts w:hint="eastAsia"/>
        </w:rPr>
        <w:t>”</w:t>
      </w:r>
      <w:r>
        <w:rPr>
          <w:rFonts w:hint="eastAsia"/>
        </w:rPr>
        <w:t>比较</w:t>
      </w:r>
      <w:r w:rsidR="00373E7A">
        <w:rPr>
          <w:rFonts w:hint="eastAsia"/>
        </w:rPr>
        <w:t>通顺</w:t>
      </w:r>
    </w:p>
  </w:comment>
  <w:comment w:id="157" w:author="Shen" w:date="2017-03-30T16:40:00Z" w:initials="S">
    <w:p w14:paraId="1D089ED9" w14:textId="10E3F4CB" w:rsidR="00716857" w:rsidRDefault="00716857">
      <w:pPr>
        <w:pStyle w:val="a6"/>
        <w:rPr>
          <w:rFonts w:hint="eastAsia"/>
        </w:rPr>
      </w:pPr>
      <w:r>
        <w:rPr>
          <w:rStyle w:val="a5"/>
        </w:rPr>
        <w:annotationRef/>
      </w:r>
      <w:r>
        <w:rPr>
          <w:rFonts w:hint="eastAsia"/>
        </w:rPr>
        <w:t>啊呀，这个和图不连在一起了……</w:t>
      </w:r>
    </w:p>
  </w:comment>
  <w:comment w:id="171" w:author="Shen" w:date="2017-03-30T16:43:00Z" w:initials="S">
    <w:p w14:paraId="637FB12E" w14:textId="6F6FEA38" w:rsidR="0012284A" w:rsidRDefault="0012284A">
      <w:pPr>
        <w:pStyle w:val="a6"/>
        <w:rPr>
          <w:rFonts w:hint="eastAsia"/>
        </w:rPr>
      </w:pPr>
      <w:r>
        <w:rPr>
          <w:rStyle w:val="a5"/>
        </w:rPr>
        <w:annotationRef/>
      </w:r>
      <w:r w:rsidR="00BC3393">
        <w:rPr>
          <w:rFonts w:hint="eastAsia"/>
        </w:rPr>
        <w:t>前面的标号都用的宋体，后面的都用的</w:t>
      </w:r>
      <w:r w:rsidR="00BC3393">
        <w:rPr>
          <w:rFonts w:hint="eastAsia"/>
        </w:rPr>
        <w:t>times</w:t>
      </w:r>
      <w:r w:rsidR="00BC3393">
        <w:t xml:space="preserve"> </w:t>
      </w:r>
      <w:r w:rsidR="00BC3393">
        <w:rPr>
          <w:rFonts w:hint="eastAsia"/>
        </w:rPr>
        <w:t>new</w:t>
      </w:r>
      <w:r w:rsidR="00BC3393">
        <w:t xml:space="preserve"> </w:t>
      </w:r>
      <w:r w:rsidR="00BC3393">
        <w:rPr>
          <w:rFonts w:hint="eastAsia"/>
        </w:rPr>
        <w:t>roman</w:t>
      </w:r>
    </w:p>
  </w:comment>
  <w:comment w:id="176" w:author="Shen" w:date="2017-03-30T16:44:00Z" w:initials="S">
    <w:p w14:paraId="4F0A1676" w14:textId="072DFF93" w:rsidR="006228F9" w:rsidRDefault="006228F9">
      <w:pPr>
        <w:pStyle w:val="a6"/>
        <w:rPr>
          <w:rFonts w:hint="eastAsia"/>
        </w:rPr>
      </w:pPr>
      <w:r>
        <w:rPr>
          <w:rStyle w:val="a5"/>
        </w:rPr>
        <w:annotationRef/>
      </w:r>
      <w:r w:rsidR="003D6B45">
        <w:rPr>
          <w:rFonts w:hint="eastAsia"/>
        </w:rPr>
        <w:t>前面</w:t>
      </w:r>
      <w:r>
        <w:rPr>
          <w:rFonts w:hint="eastAsia"/>
        </w:rPr>
        <w:t>的数字都用的宋体</w:t>
      </w:r>
      <w:r w:rsidR="009B62F4">
        <w:rPr>
          <w:rFonts w:hint="eastAsia"/>
        </w:rPr>
        <w:t>，后面的数字都用的</w:t>
      </w:r>
      <w:r w:rsidR="009B62F4">
        <w:rPr>
          <w:rFonts w:hint="eastAsia"/>
        </w:rPr>
        <w:t>Times</w:t>
      </w:r>
      <w:r w:rsidR="009B62F4">
        <w:t xml:space="preserve"> </w:t>
      </w:r>
      <w:r w:rsidR="009B62F4">
        <w:rPr>
          <w:rFonts w:hint="eastAsia"/>
        </w:rPr>
        <w:t>new</w:t>
      </w:r>
      <w:r w:rsidR="009B62F4">
        <w:t xml:space="preserve"> </w:t>
      </w:r>
      <w:r w:rsidR="009B62F4">
        <w:rPr>
          <w:rFonts w:hint="eastAsia"/>
        </w:rPr>
        <w:t>roman</w:t>
      </w:r>
      <w:r w:rsidR="000841EE">
        <w:rPr>
          <w:rFonts w:hint="eastAsia"/>
        </w:rPr>
        <w:t>，</w:t>
      </w:r>
      <w:r>
        <w:rPr>
          <w:rFonts w:hint="eastAsia"/>
        </w:rPr>
        <w:t>改成宋体还是统一改成</w:t>
      </w:r>
      <w:r>
        <w:rPr>
          <w:rFonts w:hint="eastAsia"/>
        </w:rPr>
        <w:t>Times</w:t>
      </w:r>
      <w:r>
        <w:t xml:space="preserve"> </w:t>
      </w:r>
      <w:r>
        <w:rPr>
          <w:rFonts w:hint="eastAsia"/>
        </w:rPr>
        <w:t>new</w:t>
      </w:r>
      <w:r>
        <w:t xml:space="preserve"> </w:t>
      </w:r>
      <w:r>
        <w:rPr>
          <w:rFonts w:hint="eastAsia"/>
        </w:rPr>
        <w:t>roman</w:t>
      </w:r>
      <w:r>
        <w:rPr>
          <w:rFonts w:hint="eastAsia"/>
        </w:rPr>
        <w:t>？</w:t>
      </w:r>
    </w:p>
  </w:comment>
  <w:comment w:id="220" w:author="Shen" w:date="2017-03-30T16:57:00Z" w:initials="S">
    <w:p w14:paraId="0BBBC257" w14:textId="4576333C" w:rsidR="00502542" w:rsidRDefault="00502542">
      <w:pPr>
        <w:pStyle w:val="a6"/>
        <w:rPr>
          <w:rFonts w:hint="eastAsia"/>
        </w:rPr>
      </w:pPr>
      <w:r>
        <w:rPr>
          <w:rStyle w:val="a5"/>
        </w:rPr>
        <w:annotationRef/>
      </w:r>
      <w:r>
        <w:rPr>
          <w:rFonts w:hint="eastAsia"/>
        </w:rPr>
        <w:t>字体</w:t>
      </w:r>
    </w:p>
  </w:comment>
  <w:comment w:id="292" w:author="Shikai Duan" w:date="2017-03-15T16:29:00Z" w:initials="SD">
    <w:p w14:paraId="05EF88D5" w14:textId="38C20C42" w:rsidR="00082B9B" w:rsidRDefault="00082B9B">
      <w:pPr>
        <w:pStyle w:val="a6"/>
      </w:pPr>
      <w:r>
        <w:rPr>
          <w:rStyle w:val="a5"/>
        </w:rPr>
        <w:annotationRef/>
      </w:r>
      <w:r>
        <w:rPr>
          <w:rFonts w:hint="eastAsia"/>
        </w:rPr>
        <w:t>注意添加引用</w:t>
      </w:r>
    </w:p>
  </w:comment>
  <w:comment w:id="327" w:author="Shen" w:date="2017-03-30T17:29:00Z" w:initials="S">
    <w:p w14:paraId="5EECA8CF" w14:textId="1D20F967" w:rsidR="00DD1929" w:rsidRDefault="00DD1929">
      <w:pPr>
        <w:pStyle w:val="a6"/>
      </w:pPr>
      <w:r>
        <w:rPr>
          <w:rStyle w:val="a5"/>
        </w:rPr>
        <w:annotationRef/>
      </w:r>
      <w:r>
        <w:rPr>
          <w:rFonts w:hint="eastAsia"/>
        </w:rPr>
        <w:t>“</w:t>
      </w:r>
      <w:r w:rsidRPr="005C1750">
        <w:rPr>
          <w:rFonts w:ascii="Times New Roman" w:hAnsi="Times New Roman" w:cs="Times New Roman"/>
        </w:rPr>
        <w:t>按照</w:t>
      </w:r>
      <w:r>
        <w:rPr>
          <w:rStyle w:val="a5"/>
        </w:rPr>
        <w:annotationRef/>
      </w:r>
      <w:r w:rsidRPr="005C1750">
        <w:rPr>
          <w:rFonts w:ascii="Times New Roman" w:hAnsi="Times New Roman" w:cs="Times New Roman"/>
        </w:rPr>
        <w:t>以新增边的源顶点为中心，沿着某条路径往外</w:t>
      </w:r>
      <w:r>
        <w:rPr>
          <w:rFonts w:ascii="Times New Roman" w:hAnsi="Times New Roman" w:cs="Times New Roman"/>
        </w:rPr>
        <w:t>传播</w:t>
      </w:r>
      <w:r>
        <w:rPr>
          <w:rFonts w:ascii="Times New Roman" w:hAnsi="Times New Roman" w:cs="Times New Roman" w:hint="eastAsia"/>
        </w:rPr>
        <w:t>的方式</w:t>
      </w:r>
      <w:r>
        <w:rPr>
          <w:rFonts w:hint="eastAsia"/>
        </w:rPr>
        <w:t>”或“</w:t>
      </w:r>
      <w:r w:rsidRPr="005C1750">
        <w:rPr>
          <w:rFonts w:ascii="Times New Roman" w:hAnsi="Times New Roman" w:cs="Times New Roman"/>
        </w:rPr>
        <w:t>以新增边的源顶点为中心，沿着某条路径往外</w:t>
      </w:r>
      <w:r>
        <w:rPr>
          <w:rFonts w:ascii="Times New Roman" w:hAnsi="Times New Roman" w:cs="Times New Roman"/>
        </w:rPr>
        <w:t>传播</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05BA74" w15:done="0"/>
  <w15:commentEx w15:paraId="74E54594" w15:done="0"/>
  <w15:commentEx w15:paraId="1B98584F" w15:done="0"/>
  <w15:commentEx w15:paraId="252B650B" w15:done="0"/>
  <w15:commentEx w15:paraId="735EA1B4" w15:done="0"/>
  <w15:commentEx w15:paraId="12AEC84E" w15:done="0"/>
  <w15:commentEx w15:paraId="510382FC" w15:done="0"/>
  <w15:commentEx w15:paraId="716DAC81" w15:done="0"/>
  <w15:commentEx w15:paraId="5EA39783" w15:paraIdParent="716DAC81" w15:done="0"/>
  <w15:commentEx w15:paraId="3BA45B80" w15:done="0"/>
  <w15:commentEx w15:paraId="30DC1BAA" w15:done="0"/>
  <w15:commentEx w15:paraId="34BF2939" w15:done="0"/>
  <w15:commentEx w15:paraId="1D447071" w15:done="0"/>
  <w15:commentEx w15:paraId="5FA90368" w15:done="0"/>
  <w15:commentEx w15:paraId="5DB24428" w15:done="0"/>
  <w15:commentEx w15:paraId="4EB8E07B" w15:done="0"/>
  <w15:commentEx w15:paraId="523BE4AA" w15:done="0"/>
  <w15:commentEx w15:paraId="50C35793" w15:done="0"/>
  <w15:commentEx w15:paraId="08A3FE71" w15:done="0"/>
  <w15:commentEx w15:paraId="21DBEEA5" w15:done="0"/>
  <w15:commentEx w15:paraId="152303FE" w15:done="0"/>
  <w15:commentEx w15:paraId="1D089ED9" w15:done="0"/>
  <w15:commentEx w15:paraId="637FB12E" w15:done="0"/>
  <w15:commentEx w15:paraId="4F0A1676" w15:done="0"/>
  <w15:commentEx w15:paraId="0BBBC257" w15:done="0"/>
  <w15:commentEx w15:paraId="05EF88D5" w15:done="0"/>
  <w15:commentEx w15:paraId="5EECA8C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BBB82" w14:textId="77777777" w:rsidR="00684433" w:rsidRDefault="00684433" w:rsidP="00061811">
      <w:pPr>
        <w:spacing w:line="240" w:lineRule="auto"/>
      </w:pPr>
      <w:r>
        <w:separator/>
      </w:r>
    </w:p>
  </w:endnote>
  <w:endnote w:type="continuationSeparator" w:id="0">
    <w:p w14:paraId="721BEF97" w14:textId="77777777" w:rsidR="00684433" w:rsidRDefault="00684433"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978508"/>
      <w:docPartObj>
        <w:docPartGallery w:val="Page Numbers (Bottom of Page)"/>
        <w:docPartUnique/>
      </w:docPartObj>
    </w:sdtPr>
    <w:sdtContent>
      <w:p w14:paraId="68AA0718" w14:textId="0157A22B" w:rsidR="00082B9B" w:rsidRDefault="00082B9B">
        <w:pPr>
          <w:pStyle w:val="af0"/>
          <w:jc w:val="center"/>
        </w:pPr>
        <w:r>
          <w:fldChar w:fldCharType="begin"/>
        </w:r>
        <w:r>
          <w:instrText>PAGE   \* MERGEFORMAT</w:instrText>
        </w:r>
        <w:r>
          <w:fldChar w:fldCharType="separate"/>
        </w:r>
        <w:r w:rsidR="0056082E" w:rsidRPr="0056082E">
          <w:rPr>
            <w:noProof/>
            <w:lang w:val="zh-CN"/>
          </w:rPr>
          <w:t>8</w:t>
        </w:r>
        <w:r>
          <w:fldChar w:fldCharType="end"/>
        </w:r>
      </w:p>
    </w:sdtContent>
  </w:sdt>
  <w:p w14:paraId="73698E48" w14:textId="1A973CB6" w:rsidR="00082B9B" w:rsidRPr="009C2494" w:rsidRDefault="00082B9B" w:rsidP="009C2494">
    <w:pPr>
      <w:pStyle w:val="af0"/>
      <w:ind w:left="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5F87FD" w14:textId="77777777" w:rsidR="00684433" w:rsidRDefault="00684433" w:rsidP="00061811">
      <w:pPr>
        <w:spacing w:line="240" w:lineRule="auto"/>
      </w:pPr>
      <w:r>
        <w:separator/>
      </w:r>
    </w:p>
  </w:footnote>
  <w:footnote w:type="continuationSeparator" w:id="0">
    <w:p w14:paraId="635BF0EE" w14:textId="77777777" w:rsidR="00684433" w:rsidRDefault="00684433" w:rsidP="00061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2C115" w14:textId="21598257" w:rsidR="00082B9B" w:rsidRDefault="00082B9B">
    <w:pPr>
      <w:pStyle w:val="a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0F41A" w14:textId="2D710A17" w:rsidR="00082B9B" w:rsidRPr="008D7698" w:rsidRDefault="00082B9B" w:rsidP="008D7698">
    <w:pPr>
      <w:pStyle w:val="ae"/>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19942" w14:textId="3D2CA364" w:rsidR="00082B9B" w:rsidRPr="008D7698" w:rsidRDefault="00082B9B" w:rsidP="008D7698">
    <w:pPr>
      <w:pStyle w:val="ae"/>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2BE1B" w14:textId="59C66CDC" w:rsidR="00082B9B" w:rsidRPr="008D7698" w:rsidRDefault="00082B9B" w:rsidP="008D7698">
    <w:pPr>
      <w:pStyle w:val="ae"/>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15CA2" w14:textId="5E179800" w:rsidR="00082B9B" w:rsidRPr="008D7698" w:rsidRDefault="00082B9B" w:rsidP="008D7698">
    <w:pPr>
      <w:pStyle w:val="ae"/>
    </w:pPr>
    <w:r>
      <w:rPr>
        <w:rFonts w:hint="eastAsia"/>
      </w:rPr>
      <w:t>发表文章目录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82FF9" w14:textId="00E3D495" w:rsidR="00082B9B" w:rsidRPr="008D7698" w:rsidRDefault="00082B9B" w:rsidP="008D7698">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3B3B4" w14:textId="46967E57" w:rsidR="00082B9B" w:rsidRDefault="00082B9B">
    <w:pPr>
      <w:pStyle w:val="ae"/>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C5923" w14:textId="4C6FD8A9" w:rsidR="00082B9B" w:rsidRPr="00922FF8" w:rsidRDefault="00082B9B" w:rsidP="00922FF8">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D03BD" w14:textId="2CC6031E" w:rsidR="00082B9B" w:rsidRDefault="00082B9B">
    <w:pPr>
      <w:pStyle w:val="a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71924" w14:textId="01F790FC" w:rsidR="00082B9B" w:rsidRPr="00DF3CCC" w:rsidRDefault="00082B9B" w:rsidP="00DF3CCC">
    <w:pPr>
      <w:pStyle w:val="a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04D00" w14:textId="3E06A6BB" w:rsidR="00082B9B" w:rsidRPr="00DF3CCC" w:rsidRDefault="00082B9B" w:rsidP="00DF3CCC">
    <w:pPr>
      <w:pStyle w:val="ae"/>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7A7C" w14:textId="656CFFBF" w:rsidR="00082B9B" w:rsidRDefault="00082B9B">
    <w:pPr>
      <w:pStyle w:val="ae"/>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2DDB" w14:textId="7A44A5FF" w:rsidR="00082B9B" w:rsidRDefault="00082B9B">
    <w:pPr>
      <w:pStyle w:val="ae"/>
    </w:pPr>
    <w:r>
      <w:rPr>
        <w:rFonts w:hint="eastAsia"/>
      </w:rPr>
      <w:t>第二章</w:t>
    </w:r>
    <w:r>
      <w:rPr>
        <w:rFonts w:hint="eastAsia"/>
      </w:rPr>
      <w:t xml:space="preserve"> </w:t>
    </w:r>
    <w:r>
      <w:rPr>
        <w:rFonts w:hint="eastAsia"/>
      </w:rPr>
      <w:t>图计算相关工作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BC5CB" w14:textId="5AA751F8" w:rsidR="00082B9B" w:rsidRDefault="00082B9B">
    <w:pPr>
      <w:pStyle w:val="ae"/>
    </w:pPr>
    <w:r>
      <w:rPr>
        <w:rFonts w:hint="eastAsia"/>
      </w:rPr>
      <w:t>第三章</w:t>
    </w:r>
    <w:r>
      <w:rPr>
        <w:rFonts w:hint="eastAsia"/>
      </w:rPr>
      <w:t xml:space="preserve"> </w:t>
    </w:r>
    <w:r>
      <w:rPr>
        <w:rFonts w:hint="eastAsia"/>
      </w:rPr>
      <w:t>基于状态更新的流式</w:t>
    </w:r>
    <w:r>
      <w:rPr>
        <w:rFonts w:hint="eastAsia"/>
      </w:rPr>
      <w:t>图计算模型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AB4C79"/>
    <w:multiLevelType w:val="hybridMultilevel"/>
    <w:tmpl w:val="48F8E60E"/>
    <w:lvl w:ilvl="0" w:tplc="3D9E2644">
      <w:start w:val="1"/>
      <w:numFmt w:val="lowerLetter"/>
      <w:lvlText w:val="%1."/>
      <w:lvlJc w:val="left"/>
      <w:pPr>
        <w:ind w:left="1200" w:hanging="720"/>
      </w:pPr>
      <w:rPr>
        <w:rFonts w:ascii="宋体" w:eastAsia="宋体" w:hAnsi="宋体" w:cstheme="minorBidi"/>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32"/>
  </w:num>
  <w:num w:numId="3">
    <w:abstractNumId w:val="27"/>
  </w:num>
  <w:num w:numId="4">
    <w:abstractNumId w:val="10"/>
  </w:num>
  <w:num w:numId="5">
    <w:abstractNumId w:val="17"/>
  </w:num>
  <w:num w:numId="6">
    <w:abstractNumId w:val="9"/>
  </w:num>
  <w:num w:numId="7">
    <w:abstractNumId w:val="42"/>
  </w:num>
  <w:num w:numId="8">
    <w:abstractNumId w:val="24"/>
  </w:num>
  <w:num w:numId="9">
    <w:abstractNumId w:val="28"/>
  </w:num>
  <w:num w:numId="10">
    <w:abstractNumId w:val="14"/>
  </w:num>
  <w:num w:numId="11">
    <w:abstractNumId w:val="26"/>
  </w:num>
  <w:num w:numId="12">
    <w:abstractNumId w:val="6"/>
  </w:num>
  <w:num w:numId="13">
    <w:abstractNumId w:val="25"/>
  </w:num>
  <w:num w:numId="14">
    <w:abstractNumId w:val="40"/>
  </w:num>
  <w:num w:numId="15">
    <w:abstractNumId w:val="3"/>
  </w:num>
  <w:num w:numId="16">
    <w:abstractNumId w:val="0"/>
  </w:num>
  <w:num w:numId="17">
    <w:abstractNumId w:val="1"/>
  </w:num>
  <w:num w:numId="18">
    <w:abstractNumId w:val="23"/>
  </w:num>
  <w:num w:numId="19">
    <w:abstractNumId w:val="35"/>
  </w:num>
  <w:num w:numId="20">
    <w:abstractNumId w:val="21"/>
  </w:num>
  <w:num w:numId="21">
    <w:abstractNumId w:val="20"/>
  </w:num>
  <w:num w:numId="22">
    <w:abstractNumId w:val="39"/>
  </w:num>
  <w:num w:numId="23">
    <w:abstractNumId w:val="5"/>
  </w:num>
  <w:num w:numId="24">
    <w:abstractNumId w:val="2"/>
  </w:num>
  <w:num w:numId="25">
    <w:abstractNumId w:val="22"/>
  </w:num>
  <w:num w:numId="26">
    <w:abstractNumId w:val="41"/>
  </w:num>
  <w:num w:numId="27">
    <w:abstractNumId w:val="19"/>
  </w:num>
  <w:num w:numId="28">
    <w:abstractNumId w:val="29"/>
  </w:num>
  <w:num w:numId="29">
    <w:abstractNumId w:val="13"/>
  </w:num>
  <w:num w:numId="30">
    <w:abstractNumId w:val="11"/>
  </w:num>
  <w:num w:numId="31">
    <w:abstractNumId w:val="38"/>
  </w:num>
  <w:num w:numId="32">
    <w:abstractNumId w:val="37"/>
  </w:num>
  <w:num w:numId="33">
    <w:abstractNumId w:val="12"/>
  </w:num>
  <w:num w:numId="34">
    <w:abstractNumId w:val="30"/>
  </w:num>
  <w:num w:numId="35">
    <w:abstractNumId w:val="31"/>
  </w:num>
  <w:num w:numId="36">
    <w:abstractNumId w:val="8"/>
  </w:num>
  <w:num w:numId="37">
    <w:abstractNumId w:val="36"/>
  </w:num>
  <w:num w:numId="38">
    <w:abstractNumId w:val="34"/>
  </w:num>
  <w:num w:numId="39">
    <w:abstractNumId w:val="15"/>
  </w:num>
  <w:num w:numId="40">
    <w:abstractNumId w:val="7"/>
  </w:num>
  <w:num w:numId="41">
    <w:abstractNumId w:val="43"/>
  </w:num>
  <w:num w:numId="42">
    <w:abstractNumId w:val="44"/>
  </w:num>
  <w:num w:numId="43">
    <w:abstractNumId w:val="16"/>
  </w:num>
  <w:num w:numId="44">
    <w:abstractNumId w:val="4"/>
  </w:num>
  <w:num w:numId="4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en">
    <w15:presenceInfo w15:providerId="None" w15:userId="Shen"/>
  </w15:person>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B2C"/>
    <w:rsid w:val="00003698"/>
    <w:rsid w:val="00003CD3"/>
    <w:rsid w:val="00005C0E"/>
    <w:rsid w:val="0000606B"/>
    <w:rsid w:val="00006596"/>
    <w:rsid w:val="00006663"/>
    <w:rsid w:val="00007C04"/>
    <w:rsid w:val="0001081E"/>
    <w:rsid w:val="000114CC"/>
    <w:rsid w:val="00012247"/>
    <w:rsid w:val="0001289C"/>
    <w:rsid w:val="00013757"/>
    <w:rsid w:val="000138BA"/>
    <w:rsid w:val="000138C8"/>
    <w:rsid w:val="0001497A"/>
    <w:rsid w:val="000150FF"/>
    <w:rsid w:val="000160C8"/>
    <w:rsid w:val="00016130"/>
    <w:rsid w:val="00016E2D"/>
    <w:rsid w:val="000172DA"/>
    <w:rsid w:val="00017493"/>
    <w:rsid w:val="00021115"/>
    <w:rsid w:val="00022C62"/>
    <w:rsid w:val="00022DC9"/>
    <w:rsid w:val="00023E9E"/>
    <w:rsid w:val="0002415A"/>
    <w:rsid w:val="00024E3B"/>
    <w:rsid w:val="00025365"/>
    <w:rsid w:val="00025F0D"/>
    <w:rsid w:val="00026E13"/>
    <w:rsid w:val="00027799"/>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1716"/>
    <w:rsid w:val="000422AE"/>
    <w:rsid w:val="000424D0"/>
    <w:rsid w:val="000428A9"/>
    <w:rsid w:val="00042F56"/>
    <w:rsid w:val="00043A79"/>
    <w:rsid w:val="00043EEB"/>
    <w:rsid w:val="00045821"/>
    <w:rsid w:val="000473B6"/>
    <w:rsid w:val="0004772F"/>
    <w:rsid w:val="00047851"/>
    <w:rsid w:val="000503CA"/>
    <w:rsid w:val="00050420"/>
    <w:rsid w:val="000508DD"/>
    <w:rsid w:val="000515F7"/>
    <w:rsid w:val="000518B8"/>
    <w:rsid w:val="00052709"/>
    <w:rsid w:val="000540B4"/>
    <w:rsid w:val="0005455F"/>
    <w:rsid w:val="00055B1E"/>
    <w:rsid w:val="00055DE5"/>
    <w:rsid w:val="00055DEF"/>
    <w:rsid w:val="00055ECB"/>
    <w:rsid w:val="00056AE3"/>
    <w:rsid w:val="00057013"/>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EB2"/>
    <w:rsid w:val="0008125A"/>
    <w:rsid w:val="000816DE"/>
    <w:rsid w:val="00082B9B"/>
    <w:rsid w:val="000838B7"/>
    <w:rsid w:val="000841EE"/>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673"/>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0D98"/>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641"/>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5345"/>
    <w:rsid w:val="0011753F"/>
    <w:rsid w:val="00117576"/>
    <w:rsid w:val="00120085"/>
    <w:rsid w:val="001201E0"/>
    <w:rsid w:val="001217BA"/>
    <w:rsid w:val="00121815"/>
    <w:rsid w:val="00121B5C"/>
    <w:rsid w:val="001226B9"/>
    <w:rsid w:val="0012284A"/>
    <w:rsid w:val="00122F53"/>
    <w:rsid w:val="00124D13"/>
    <w:rsid w:val="001255CA"/>
    <w:rsid w:val="00125A25"/>
    <w:rsid w:val="00125E3B"/>
    <w:rsid w:val="00126663"/>
    <w:rsid w:val="0012675F"/>
    <w:rsid w:val="00126945"/>
    <w:rsid w:val="00126BAC"/>
    <w:rsid w:val="00126C61"/>
    <w:rsid w:val="00127AB3"/>
    <w:rsid w:val="001310C3"/>
    <w:rsid w:val="001317AA"/>
    <w:rsid w:val="00132E2D"/>
    <w:rsid w:val="0013365E"/>
    <w:rsid w:val="001342E5"/>
    <w:rsid w:val="001352D8"/>
    <w:rsid w:val="00135CF6"/>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140"/>
    <w:rsid w:val="0018760C"/>
    <w:rsid w:val="00187BDE"/>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0E47"/>
    <w:rsid w:val="001A1636"/>
    <w:rsid w:val="001A1EE0"/>
    <w:rsid w:val="001A2390"/>
    <w:rsid w:val="001A2512"/>
    <w:rsid w:val="001A2B8A"/>
    <w:rsid w:val="001A4672"/>
    <w:rsid w:val="001A5B07"/>
    <w:rsid w:val="001A603D"/>
    <w:rsid w:val="001A6507"/>
    <w:rsid w:val="001A6D3B"/>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C24"/>
    <w:rsid w:val="001C5E00"/>
    <w:rsid w:val="001C7C6D"/>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F025C"/>
    <w:rsid w:val="001F0CD4"/>
    <w:rsid w:val="001F0E5D"/>
    <w:rsid w:val="001F1A04"/>
    <w:rsid w:val="001F2260"/>
    <w:rsid w:val="001F2288"/>
    <w:rsid w:val="001F38EB"/>
    <w:rsid w:val="001F3A1D"/>
    <w:rsid w:val="001F42C8"/>
    <w:rsid w:val="001F4FEC"/>
    <w:rsid w:val="001F5D5F"/>
    <w:rsid w:val="001F5D9B"/>
    <w:rsid w:val="001F76C2"/>
    <w:rsid w:val="001F7949"/>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1FA"/>
    <w:rsid w:val="0021320B"/>
    <w:rsid w:val="0021348E"/>
    <w:rsid w:val="002138FF"/>
    <w:rsid w:val="00213A96"/>
    <w:rsid w:val="00213BD3"/>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66F3"/>
    <w:rsid w:val="002275B8"/>
    <w:rsid w:val="002279E6"/>
    <w:rsid w:val="00227FAB"/>
    <w:rsid w:val="002300A4"/>
    <w:rsid w:val="0023082D"/>
    <w:rsid w:val="00230F69"/>
    <w:rsid w:val="00230FAF"/>
    <w:rsid w:val="0023107E"/>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54C3B"/>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380"/>
    <w:rsid w:val="002636BF"/>
    <w:rsid w:val="00263D16"/>
    <w:rsid w:val="00264520"/>
    <w:rsid w:val="00265A82"/>
    <w:rsid w:val="00265DCC"/>
    <w:rsid w:val="0026613C"/>
    <w:rsid w:val="0026625B"/>
    <w:rsid w:val="0026670F"/>
    <w:rsid w:val="00267C60"/>
    <w:rsid w:val="00267D6F"/>
    <w:rsid w:val="00267F26"/>
    <w:rsid w:val="0027017A"/>
    <w:rsid w:val="00270804"/>
    <w:rsid w:val="00270E0C"/>
    <w:rsid w:val="00271E99"/>
    <w:rsid w:val="002736CA"/>
    <w:rsid w:val="00273AF7"/>
    <w:rsid w:val="00273B77"/>
    <w:rsid w:val="00274138"/>
    <w:rsid w:val="002742BD"/>
    <w:rsid w:val="00274A46"/>
    <w:rsid w:val="0027501D"/>
    <w:rsid w:val="00275300"/>
    <w:rsid w:val="00275791"/>
    <w:rsid w:val="0027654F"/>
    <w:rsid w:val="00276A89"/>
    <w:rsid w:val="00277214"/>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3021"/>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2632"/>
    <w:rsid w:val="002C2953"/>
    <w:rsid w:val="002C317D"/>
    <w:rsid w:val="002C3195"/>
    <w:rsid w:val="002C3B17"/>
    <w:rsid w:val="002C44E1"/>
    <w:rsid w:val="002C5810"/>
    <w:rsid w:val="002C5876"/>
    <w:rsid w:val="002C71BC"/>
    <w:rsid w:val="002D05A9"/>
    <w:rsid w:val="002D0F10"/>
    <w:rsid w:val="002D1883"/>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705"/>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1606"/>
    <w:rsid w:val="002F16BF"/>
    <w:rsid w:val="002F17C3"/>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55BC"/>
    <w:rsid w:val="00305B03"/>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2609"/>
    <w:rsid w:val="00323451"/>
    <w:rsid w:val="00324455"/>
    <w:rsid w:val="00324C40"/>
    <w:rsid w:val="00326128"/>
    <w:rsid w:val="0032663B"/>
    <w:rsid w:val="003276ED"/>
    <w:rsid w:val="00327FA2"/>
    <w:rsid w:val="00331719"/>
    <w:rsid w:val="00333DD7"/>
    <w:rsid w:val="00333F3A"/>
    <w:rsid w:val="00334909"/>
    <w:rsid w:val="00335A2D"/>
    <w:rsid w:val="00336084"/>
    <w:rsid w:val="00337D5A"/>
    <w:rsid w:val="003405C7"/>
    <w:rsid w:val="003406DA"/>
    <w:rsid w:val="00340B66"/>
    <w:rsid w:val="00341B26"/>
    <w:rsid w:val="00341B89"/>
    <w:rsid w:val="00342161"/>
    <w:rsid w:val="00342998"/>
    <w:rsid w:val="003429FA"/>
    <w:rsid w:val="0034355C"/>
    <w:rsid w:val="00343BD4"/>
    <w:rsid w:val="00344565"/>
    <w:rsid w:val="00344BEB"/>
    <w:rsid w:val="00345FCC"/>
    <w:rsid w:val="0034633C"/>
    <w:rsid w:val="00346777"/>
    <w:rsid w:val="00346F5C"/>
    <w:rsid w:val="00347D99"/>
    <w:rsid w:val="003502D5"/>
    <w:rsid w:val="0035083F"/>
    <w:rsid w:val="00350899"/>
    <w:rsid w:val="00351113"/>
    <w:rsid w:val="00351353"/>
    <w:rsid w:val="00351438"/>
    <w:rsid w:val="00352171"/>
    <w:rsid w:val="0035222C"/>
    <w:rsid w:val="00352FCF"/>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112A"/>
    <w:rsid w:val="00372363"/>
    <w:rsid w:val="00372C0B"/>
    <w:rsid w:val="00372EF3"/>
    <w:rsid w:val="00373E7A"/>
    <w:rsid w:val="00374B91"/>
    <w:rsid w:val="0037503B"/>
    <w:rsid w:val="00375564"/>
    <w:rsid w:val="0037683A"/>
    <w:rsid w:val="0037696D"/>
    <w:rsid w:val="0038031B"/>
    <w:rsid w:val="00380E55"/>
    <w:rsid w:val="00381D23"/>
    <w:rsid w:val="003823D5"/>
    <w:rsid w:val="00382722"/>
    <w:rsid w:val="003829A4"/>
    <w:rsid w:val="00384012"/>
    <w:rsid w:val="00384484"/>
    <w:rsid w:val="0038473A"/>
    <w:rsid w:val="003847DA"/>
    <w:rsid w:val="00384A8D"/>
    <w:rsid w:val="00384AEF"/>
    <w:rsid w:val="00384DAC"/>
    <w:rsid w:val="00385359"/>
    <w:rsid w:val="00385826"/>
    <w:rsid w:val="003859F8"/>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1536"/>
    <w:rsid w:val="003B240C"/>
    <w:rsid w:val="003B2937"/>
    <w:rsid w:val="003B5218"/>
    <w:rsid w:val="003B59FA"/>
    <w:rsid w:val="003B5C69"/>
    <w:rsid w:val="003B6064"/>
    <w:rsid w:val="003B6131"/>
    <w:rsid w:val="003B68EF"/>
    <w:rsid w:val="003B6DBB"/>
    <w:rsid w:val="003B7C5E"/>
    <w:rsid w:val="003C1BAC"/>
    <w:rsid w:val="003C1CA9"/>
    <w:rsid w:val="003C1DA8"/>
    <w:rsid w:val="003C2258"/>
    <w:rsid w:val="003C2532"/>
    <w:rsid w:val="003C274A"/>
    <w:rsid w:val="003C3457"/>
    <w:rsid w:val="003C391A"/>
    <w:rsid w:val="003C66B0"/>
    <w:rsid w:val="003C74A7"/>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6B45"/>
    <w:rsid w:val="003D717B"/>
    <w:rsid w:val="003D7DA5"/>
    <w:rsid w:val="003E0542"/>
    <w:rsid w:val="003E152D"/>
    <w:rsid w:val="003E15D7"/>
    <w:rsid w:val="003E1D5D"/>
    <w:rsid w:val="003E244F"/>
    <w:rsid w:val="003E2FC9"/>
    <w:rsid w:val="003E4C9F"/>
    <w:rsid w:val="003E4DDA"/>
    <w:rsid w:val="003E62CB"/>
    <w:rsid w:val="003E68D2"/>
    <w:rsid w:val="003E75AD"/>
    <w:rsid w:val="003E78A3"/>
    <w:rsid w:val="003F085F"/>
    <w:rsid w:val="003F0CB3"/>
    <w:rsid w:val="003F0FB7"/>
    <w:rsid w:val="003F17D7"/>
    <w:rsid w:val="003F31F0"/>
    <w:rsid w:val="003F39E7"/>
    <w:rsid w:val="003F42BB"/>
    <w:rsid w:val="003F51F7"/>
    <w:rsid w:val="003F5C65"/>
    <w:rsid w:val="003F6265"/>
    <w:rsid w:val="003F6605"/>
    <w:rsid w:val="003F7E2C"/>
    <w:rsid w:val="003F7F9E"/>
    <w:rsid w:val="00400671"/>
    <w:rsid w:val="004009CE"/>
    <w:rsid w:val="004009E4"/>
    <w:rsid w:val="004017FA"/>
    <w:rsid w:val="00401B69"/>
    <w:rsid w:val="004026BA"/>
    <w:rsid w:val="0040354A"/>
    <w:rsid w:val="004037DC"/>
    <w:rsid w:val="004042CF"/>
    <w:rsid w:val="00404479"/>
    <w:rsid w:val="004045FC"/>
    <w:rsid w:val="00404CA4"/>
    <w:rsid w:val="004061DC"/>
    <w:rsid w:val="0040679B"/>
    <w:rsid w:val="0040795F"/>
    <w:rsid w:val="00407E04"/>
    <w:rsid w:val="00411F85"/>
    <w:rsid w:val="004135EE"/>
    <w:rsid w:val="00413606"/>
    <w:rsid w:val="00415CD7"/>
    <w:rsid w:val="00416008"/>
    <w:rsid w:val="0041666D"/>
    <w:rsid w:val="0042148A"/>
    <w:rsid w:val="00421767"/>
    <w:rsid w:val="00421B85"/>
    <w:rsid w:val="00421E6C"/>
    <w:rsid w:val="00422318"/>
    <w:rsid w:val="00422351"/>
    <w:rsid w:val="00422E66"/>
    <w:rsid w:val="004235F9"/>
    <w:rsid w:val="00423A12"/>
    <w:rsid w:val="00423AB9"/>
    <w:rsid w:val="00424162"/>
    <w:rsid w:val="00424C49"/>
    <w:rsid w:val="0042553F"/>
    <w:rsid w:val="00425907"/>
    <w:rsid w:val="00426DD4"/>
    <w:rsid w:val="00427E9A"/>
    <w:rsid w:val="00430891"/>
    <w:rsid w:val="00430AA4"/>
    <w:rsid w:val="00430CC7"/>
    <w:rsid w:val="00431490"/>
    <w:rsid w:val="0043236C"/>
    <w:rsid w:val="00432CB1"/>
    <w:rsid w:val="00433867"/>
    <w:rsid w:val="00433988"/>
    <w:rsid w:val="00433BA1"/>
    <w:rsid w:val="00433FC7"/>
    <w:rsid w:val="004340A7"/>
    <w:rsid w:val="00434746"/>
    <w:rsid w:val="00435CDB"/>
    <w:rsid w:val="00435D12"/>
    <w:rsid w:val="004362A4"/>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1D3"/>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74A"/>
    <w:rsid w:val="004A4EC6"/>
    <w:rsid w:val="004A6409"/>
    <w:rsid w:val="004A6E20"/>
    <w:rsid w:val="004A78D2"/>
    <w:rsid w:val="004B01A2"/>
    <w:rsid w:val="004B038D"/>
    <w:rsid w:val="004B0AD0"/>
    <w:rsid w:val="004B0E57"/>
    <w:rsid w:val="004B13E8"/>
    <w:rsid w:val="004B25A6"/>
    <w:rsid w:val="004B26BC"/>
    <w:rsid w:val="004B32DB"/>
    <w:rsid w:val="004B3DF9"/>
    <w:rsid w:val="004B5DD0"/>
    <w:rsid w:val="004B63CD"/>
    <w:rsid w:val="004B6449"/>
    <w:rsid w:val="004B76BF"/>
    <w:rsid w:val="004B7982"/>
    <w:rsid w:val="004B7A71"/>
    <w:rsid w:val="004B7BAB"/>
    <w:rsid w:val="004B7EAD"/>
    <w:rsid w:val="004C0339"/>
    <w:rsid w:val="004C05A9"/>
    <w:rsid w:val="004C1D8B"/>
    <w:rsid w:val="004C1EA3"/>
    <w:rsid w:val="004C242A"/>
    <w:rsid w:val="004C339D"/>
    <w:rsid w:val="004C3DB1"/>
    <w:rsid w:val="004C3E5C"/>
    <w:rsid w:val="004C5116"/>
    <w:rsid w:val="004C7D04"/>
    <w:rsid w:val="004C7E81"/>
    <w:rsid w:val="004D07EB"/>
    <w:rsid w:val="004D0E22"/>
    <w:rsid w:val="004D1673"/>
    <w:rsid w:val="004D16CC"/>
    <w:rsid w:val="004D2738"/>
    <w:rsid w:val="004D2FAE"/>
    <w:rsid w:val="004D3BAE"/>
    <w:rsid w:val="004D3FBA"/>
    <w:rsid w:val="004D4FE3"/>
    <w:rsid w:val="004D5F3F"/>
    <w:rsid w:val="004D6415"/>
    <w:rsid w:val="004D6BD1"/>
    <w:rsid w:val="004D6FC0"/>
    <w:rsid w:val="004D7AD5"/>
    <w:rsid w:val="004E01B1"/>
    <w:rsid w:val="004E0401"/>
    <w:rsid w:val="004E331F"/>
    <w:rsid w:val="004E3FE7"/>
    <w:rsid w:val="004E4EA1"/>
    <w:rsid w:val="004E6100"/>
    <w:rsid w:val="004E6238"/>
    <w:rsid w:val="004E670B"/>
    <w:rsid w:val="004E6CF4"/>
    <w:rsid w:val="004E76D9"/>
    <w:rsid w:val="004F018A"/>
    <w:rsid w:val="004F0387"/>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E4E"/>
    <w:rsid w:val="004F642F"/>
    <w:rsid w:val="004F6DF6"/>
    <w:rsid w:val="004F79BB"/>
    <w:rsid w:val="004F7E68"/>
    <w:rsid w:val="005001CB"/>
    <w:rsid w:val="00501BA9"/>
    <w:rsid w:val="00502542"/>
    <w:rsid w:val="00502C98"/>
    <w:rsid w:val="005033E6"/>
    <w:rsid w:val="00503D9C"/>
    <w:rsid w:val="005042F0"/>
    <w:rsid w:val="005046B4"/>
    <w:rsid w:val="00504E70"/>
    <w:rsid w:val="0050595E"/>
    <w:rsid w:val="00505DA2"/>
    <w:rsid w:val="0050607F"/>
    <w:rsid w:val="00506499"/>
    <w:rsid w:val="00506AD7"/>
    <w:rsid w:val="00506CB9"/>
    <w:rsid w:val="00506EA0"/>
    <w:rsid w:val="00507313"/>
    <w:rsid w:val="00510667"/>
    <w:rsid w:val="005108AB"/>
    <w:rsid w:val="00512E52"/>
    <w:rsid w:val="00513333"/>
    <w:rsid w:val="005139D8"/>
    <w:rsid w:val="00513B1E"/>
    <w:rsid w:val="00513DE8"/>
    <w:rsid w:val="005140D8"/>
    <w:rsid w:val="005149C9"/>
    <w:rsid w:val="00514B36"/>
    <w:rsid w:val="00514D4C"/>
    <w:rsid w:val="0051550F"/>
    <w:rsid w:val="00515904"/>
    <w:rsid w:val="00515932"/>
    <w:rsid w:val="0051692F"/>
    <w:rsid w:val="00516AA6"/>
    <w:rsid w:val="00516D9A"/>
    <w:rsid w:val="005174B7"/>
    <w:rsid w:val="00517FC8"/>
    <w:rsid w:val="00520169"/>
    <w:rsid w:val="005208DB"/>
    <w:rsid w:val="00520C53"/>
    <w:rsid w:val="00520F5C"/>
    <w:rsid w:val="00522215"/>
    <w:rsid w:val="00522BFD"/>
    <w:rsid w:val="005230E0"/>
    <w:rsid w:val="00523994"/>
    <w:rsid w:val="00523A18"/>
    <w:rsid w:val="00524637"/>
    <w:rsid w:val="00524EE1"/>
    <w:rsid w:val="005250E6"/>
    <w:rsid w:val="005257DF"/>
    <w:rsid w:val="0052581C"/>
    <w:rsid w:val="00525ABA"/>
    <w:rsid w:val="00525B6C"/>
    <w:rsid w:val="00525E9C"/>
    <w:rsid w:val="00525F4C"/>
    <w:rsid w:val="00526D8D"/>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A08"/>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60337"/>
    <w:rsid w:val="0056082E"/>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0FA"/>
    <w:rsid w:val="005716AD"/>
    <w:rsid w:val="00571ABC"/>
    <w:rsid w:val="0057295E"/>
    <w:rsid w:val="005730EC"/>
    <w:rsid w:val="00574DA7"/>
    <w:rsid w:val="005762D6"/>
    <w:rsid w:val="00576396"/>
    <w:rsid w:val="00576543"/>
    <w:rsid w:val="00576AF4"/>
    <w:rsid w:val="005773A4"/>
    <w:rsid w:val="00580043"/>
    <w:rsid w:val="00580E72"/>
    <w:rsid w:val="0058153F"/>
    <w:rsid w:val="00581FC6"/>
    <w:rsid w:val="00582608"/>
    <w:rsid w:val="00582731"/>
    <w:rsid w:val="005836B0"/>
    <w:rsid w:val="00583FA7"/>
    <w:rsid w:val="0058474B"/>
    <w:rsid w:val="00584CE4"/>
    <w:rsid w:val="005859FC"/>
    <w:rsid w:val="00585EA5"/>
    <w:rsid w:val="005868E0"/>
    <w:rsid w:val="00586CEC"/>
    <w:rsid w:val="00590260"/>
    <w:rsid w:val="0059043D"/>
    <w:rsid w:val="00590836"/>
    <w:rsid w:val="00590CDE"/>
    <w:rsid w:val="00592225"/>
    <w:rsid w:val="0059356E"/>
    <w:rsid w:val="00593FD4"/>
    <w:rsid w:val="00594992"/>
    <w:rsid w:val="00594F4C"/>
    <w:rsid w:val="00596C35"/>
    <w:rsid w:val="00597356"/>
    <w:rsid w:val="005A04CB"/>
    <w:rsid w:val="005A057D"/>
    <w:rsid w:val="005A0AA3"/>
    <w:rsid w:val="005A1850"/>
    <w:rsid w:val="005A20AA"/>
    <w:rsid w:val="005A2645"/>
    <w:rsid w:val="005A2863"/>
    <w:rsid w:val="005A2DAE"/>
    <w:rsid w:val="005A31F8"/>
    <w:rsid w:val="005A5013"/>
    <w:rsid w:val="005A5C07"/>
    <w:rsid w:val="005A6AFA"/>
    <w:rsid w:val="005A6B8F"/>
    <w:rsid w:val="005A7D6E"/>
    <w:rsid w:val="005A7EB2"/>
    <w:rsid w:val="005B00CF"/>
    <w:rsid w:val="005B0140"/>
    <w:rsid w:val="005B02D7"/>
    <w:rsid w:val="005B0328"/>
    <w:rsid w:val="005B15E2"/>
    <w:rsid w:val="005B194E"/>
    <w:rsid w:val="005B2E04"/>
    <w:rsid w:val="005B3668"/>
    <w:rsid w:val="005B4DF3"/>
    <w:rsid w:val="005B593A"/>
    <w:rsid w:val="005B5B27"/>
    <w:rsid w:val="005B69D3"/>
    <w:rsid w:val="005B7465"/>
    <w:rsid w:val="005C1750"/>
    <w:rsid w:val="005C226C"/>
    <w:rsid w:val="005C2D37"/>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71AE"/>
    <w:rsid w:val="005E739B"/>
    <w:rsid w:val="005E7B15"/>
    <w:rsid w:val="005F2082"/>
    <w:rsid w:val="005F29A1"/>
    <w:rsid w:val="005F385C"/>
    <w:rsid w:val="005F43BF"/>
    <w:rsid w:val="005F5129"/>
    <w:rsid w:val="005F5DF1"/>
    <w:rsid w:val="005F623D"/>
    <w:rsid w:val="005F6FE1"/>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F0F"/>
    <w:rsid w:val="00612B29"/>
    <w:rsid w:val="00612D06"/>
    <w:rsid w:val="00613D40"/>
    <w:rsid w:val="00614354"/>
    <w:rsid w:val="00615D5F"/>
    <w:rsid w:val="00615DD9"/>
    <w:rsid w:val="00617C43"/>
    <w:rsid w:val="00620104"/>
    <w:rsid w:val="00620540"/>
    <w:rsid w:val="006206C0"/>
    <w:rsid w:val="006209EA"/>
    <w:rsid w:val="0062187F"/>
    <w:rsid w:val="00622752"/>
    <w:rsid w:val="006228F9"/>
    <w:rsid w:val="00622EC3"/>
    <w:rsid w:val="006230B1"/>
    <w:rsid w:val="00623156"/>
    <w:rsid w:val="00623E69"/>
    <w:rsid w:val="0062457C"/>
    <w:rsid w:val="006269CD"/>
    <w:rsid w:val="00626A6A"/>
    <w:rsid w:val="00631028"/>
    <w:rsid w:val="00631208"/>
    <w:rsid w:val="00631384"/>
    <w:rsid w:val="0063158E"/>
    <w:rsid w:val="0063193B"/>
    <w:rsid w:val="00632704"/>
    <w:rsid w:val="00632E8A"/>
    <w:rsid w:val="00634360"/>
    <w:rsid w:val="006357AC"/>
    <w:rsid w:val="00635839"/>
    <w:rsid w:val="0063772F"/>
    <w:rsid w:val="006379B4"/>
    <w:rsid w:val="00640998"/>
    <w:rsid w:val="00641E12"/>
    <w:rsid w:val="00642023"/>
    <w:rsid w:val="00642EBC"/>
    <w:rsid w:val="00643A37"/>
    <w:rsid w:val="00643DA6"/>
    <w:rsid w:val="00644531"/>
    <w:rsid w:val="006463E1"/>
    <w:rsid w:val="006465D6"/>
    <w:rsid w:val="00646DD3"/>
    <w:rsid w:val="00646EDA"/>
    <w:rsid w:val="0064739E"/>
    <w:rsid w:val="006500CF"/>
    <w:rsid w:val="00650BD1"/>
    <w:rsid w:val="00650C11"/>
    <w:rsid w:val="00650FCF"/>
    <w:rsid w:val="00652950"/>
    <w:rsid w:val="00652F2F"/>
    <w:rsid w:val="0065424B"/>
    <w:rsid w:val="006550CC"/>
    <w:rsid w:val="00656DEE"/>
    <w:rsid w:val="00657998"/>
    <w:rsid w:val="00657BE3"/>
    <w:rsid w:val="00657C16"/>
    <w:rsid w:val="0066003E"/>
    <w:rsid w:val="0066024D"/>
    <w:rsid w:val="0066029C"/>
    <w:rsid w:val="0066165A"/>
    <w:rsid w:val="0066265B"/>
    <w:rsid w:val="006626F4"/>
    <w:rsid w:val="00662783"/>
    <w:rsid w:val="00662CB5"/>
    <w:rsid w:val="0066337A"/>
    <w:rsid w:val="00663DB1"/>
    <w:rsid w:val="00665A69"/>
    <w:rsid w:val="00666460"/>
    <w:rsid w:val="00666AF1"/>
    <w:rsid w:val="00670C4B"/>
    <w:rsid w:val="006728B1"/>
    <w:rsid w:val="00672989"/>
    <w:rsid w:val="006800B2"/>
    <w:rsid w:val="00680A15"/>
    <w:rsid w:val="0068146E"/>
    <w:rsid w:val="0068171F"/>
    <w:rsid w:val="006825AE"/>
    <w:rsid w:val="00682927"/>
    <w:rsid w:val="00684433"/>
    <w:rsid w:val="00684CE8"/>
    <w:rsid w:val="00685370"/>
    <w:rsid w:val="0068650A"/>
    <w:rsid w:val="006868B8"/>
    <w:rsid w:val="006871B0"/>
    <w:rsid w:val="00687740"/>
    <w:rsid w:val="00687F79"/>
    <w:rsid w:val="00691DED"/>
    <w:rsid w:val="00692956"/>
    <w:rsid w:val="00694527"/>
    <w:rsid w:val="00695BD2"/>
    <w:rsid w:val="00696950"/>
    <w:rsid w:val="006969C1"/>
    <w:rsid w:val="00697FE2"/>
    <w:rsid w:val="006A1154"/>
    <w:rsid w:val="006A1C44"/>
    <w:rsid w:val="006A1EDA"/>
    <w:rsid w:val="006A25AC"/>
    <w:rsid w:val="006A2665"/>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CB2"/>
    <w:rsid w:val="006D3ECF"/>
    <w:rsid w:val="006D4A5F"/>
    <w:rsid w:val="006D4A93"/>
    <w:rsid w:val="006D5A46"/>
    <w:rsid w:val="006D605D"/>
    <w:rsid w:val="006D644F"/>
    <w:rsid w:val="006D6662"/>
    <w:rsid w:val="006E033B"/>
    <w:rsid w:val="006E0DCE"/>
    <w:rsid w:val="006E10E9"/>
    <w:rsid w:val="006E2282"/>
    <w:rsid w:val="006E29C5"/>
    <w:rsid w:val="006E2E52"/>
    <w:rsid w:val="006E313E"/>
    <w:rsid w:val="006E338C"/>
    <w:rsid w:val="006E49A0"/>
    <w:rsid w:val="006E52BE"/>
    <w:rsid w:val="006E6CE2"/>
    <w:rsid w:val="006F0C53"/>
    <w:rsid w:val="006F0F1D"/>
    <w:rsid w:val="006F1591"/>
    <w:rsid w:val="006F1C1C"/>
    <w:rsid w:val="006F1FCD"/>
    <w:rsid w:val="006F26E8"/>
    <w:rsid w:val="006F45C5"/>
    <w:rsid w:val="006F46B4"/>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05"/>
    <w:rsid w:val="00707896"/>
    <w:rsid w:val="00710141"/>
    <w:rsid w:val="007102F6"/>
    <w:rsid w:val="007104DD"/>
    <w:rsid w:val="007105F9"/>
    <w:rsid w:val="00710D63"/>
    <w:rsid w:val="00712BC4"/>
    <w:rsid w:val="00713226"/>
    <w:rsid w:val="007134C7"/>
    <w:rsid w:val="00714CC9"/>
    <w:rsid w:val="00715CDF"/>
    <w:rsid w:val="00716857"/>
    <w:rsid w:val="00717781"/>
    <w:rsid w:val="007177B3"/>
    <w:rsid w:val="00721091"/>
    <w:rsid w:val="00721469"/>
    <w:rsid w:val="00721523"/>
    <w:rsid w:val="00721775"/>
    <w:rsid w:val="00722557"/>
    <w:rsid w:val="00722758"/>
    <w:rsid w:val="007228B5"/>
    <w:rsid w:val="00723ABC"/>
    <w:rsid w:val="00723ACE"/>
    <w:rsid w:val="00723FEF"/>
    <w:rsid w:val="007251E3"/>
    <w:rsid w:val="00725ADC"/>
    <w:rsid w:val="00726193"/>
    <w:rsid w:val="007276D6"/>
    <w:rsid w:val="00727706"/>
    <w:rsid w:val="00727B20"/>
    <w:rsid w:val="00730005"/>
    <w:rsid w:val="00733101"/>
    <w:rsid w:val="00733147"/>
    <w:rsid w:val="00734515"/>
    <w:rsid w:val="00734D9D"/>
    <w:rsid w:val="00735AA7"/>
    <w:rsid w:val="00736E05"/>
    <w:rsid w:val="0073700A"/>
    <w:rsid w:val="007374FB"/>
    <w:rsid w:val="0074085C"/>
    <w:rsid w:val="00741696"/>
    <w:rsid w:val="0074323C"/>
    <w:rsid w:val="007436EF"/>
    <w:rsid w:val="00745801"/>
    <w:rsid w:val="0074581E"/>
    <w:rsid w:val="00745DFE"/>
    <w:rsid w:val="00746D21"/>
    <w:rsid w:val="00747AD2"/>
    <w:rsid w:val="00747DDD"/>
    <w:rsid w:val="0075053A"/>
    <w:rsid w:val="00750AC3"/>
    <w:rsid w:val="00751955"/>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B3A"/>
    <w:rsid w:val="00764155"/>
    <w:rsid w:val="007646A5"/>
    <w:rsid w:val="00764718"/>
    <w:rsid w:val="0076565C"/>
    <w:rsid w:val="00765671"/>
    <w:rsid w:val="00765742"/>
    <w:rsid w:val="00765828"/>
    <w:rsid w:val="00766401"/>
    <w:rsid w:val="00766788"/>
    <w:rsid w:val="007668E4"/>
    <w:rsid w:val="007712AC"/>
    <w:rsid w:val="0077131A"/>
    <w:rsid w:val="00771D34"/>
    <w:rsid w:val="00771E12"/>
    <w:rsid w:val="00772053"/>
    <w:rsid w:val="0077284F"/>
    <w:rsid w:val="00772C1F"/>
    <w:rsid w:val="0077322F"/>
    <w:rsid w:val="00774022"/>
    <w:rsid w:val="007750B0"/>
    <w:rsid w:val="00776099"/>
    <w:rsid w:val="007761F4"/>
    <w:rsid w:val="00776645"/>
    <w:rsid w:val="007774C4"/>
    <w:rsid w:val="0077754B"/>
    <w:rsid w:val="00777ABC"/>
    <w:rsid w:val="00781852"/>
    <w:rsid w:val="00782982"/>
    <w:rsid w:val="00785A58"/>
    <w:rsid w:val="00787564"/>
    <w:rsid w:val="00787D9B"/>
    <w:rsid w:val="00787E90"/>
    <w:rsid w:val="00787F96"/>
    <w:rsid w:val="007910A9"/>
    <w:rsid w:val="00791B29"/>
    <w:rsid w:val="007935DF"/>
    <w:rsid w:val="00793CD6"/>
    <w:rsid w:val="00794141"/>
    <w:rsid w:val="00794B88"/>
    <w:rsid w:val="007952ED"/>
    <w:rsid w:val="00795C80"/>
    <w:rsid w:val="0079659B"/>
    <w:rsid w:val="007978FA"/>
    <w:rsid w:val="00797BF8"/>
    <w:rsid w:val="007A00F6"/>
    <w:rsid w:val="007A01DE"/>
    <w:rsid w:val="007A072E"/>
    <w:rsid w:val="007A07A7"/>
    <w:rsid w:val="007A16BA"/>
    <w:rsid w:val="007A2F3C"/>
    <w:rsid w:val="007A319D"/>
    <w:rsid w:val="007A3776"/>
    <w:rsid w:val="007A3BC9"/>
    <w:rsid w:val="007A450F"/>
    <w:rsid w:val="007A5E9D"/>
    <w:rsid w:val="007A5F8C"/>
    <w:rsid w:val="007A778D"/>
    <w:rsid w:val="007B0708"/>
    <w:rsid w:val="007B0965"/>
    <w:rsid w:val="007B0AC7"/>
    <w:rsid w:val="007B11CF"/>
    <w:rsid w:val="007B1287"/>
    <w:rsid w:val="007B1F7B"/>
    <w:rsid w:val="007B2033"/>
    <w:rsid w:val="007B24C2"/>
    <w:rsid w:val="007B28DB"/>
    <w:rsid w:val="007B3D87"/>
    <w:rsid w:val="007B4226"/>
    <w:rsid w:val="007B442A"/>
    <w:rsid w:val="007B45ED"/>
    <w:rsid w:val="007B572A"/>
    <w:rsid w:val="007B5AD8"/>
    <w:rsid w:val="007B61EE"/>
    <w:rsid w:val="007B75BB"/>
    <w:rsid w:val="007B7B2C"/>
    <w:rsid w:val="007B7D04"/>
    <w:rsid w:val="007B7DCD"/>
    <w:rsid w:val="007C0027"/>
    <w:rsid w:val="007C0402"/>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20B8"/>
    <w:rsid w:val="007D2210"/>
    <w:rsid w:val="007D221D"/>
    <w:rsid w:val="007D28BE"/>
    <w:rsid w:val="007D2C30"/>
    <w:rsid w:val="007D3562"/>
    <w:rsid w:val="007D4526"/>
    <w:rsid w:val="007D482F"/>
    <w:rsid w:val="007D6AA8"/>
    <w:rsid w:val="007D70A2"/>
    <w:rsid w:val="007E0895"/>
    <w:rsid w:val="007E2026"/>
    <w:rsid w:val="007E2EA9"/>
    <w:rsid w:val="007E3BAA"/>
    <w:rsid w:val="007E42B1"/>
    <w:rsid w:val="007E46A0"/>
    <w:rsid w:val="007E4910"/>
    <w:rsid w:val="007E4CFD"/>
    <w:rsid w:val="007E4DB9"/>
    <w:rsid w:val="007E6891"/>
    <w:rsid w:val="007E7009"/>
    <w:rsid w:val="007F01BE"/>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D42"/>
    <w:rsid w:val="00811EAA"/>
    <w:rsid w:val="008131A4"/>
    <w:rsid w:val="00813707"/>
    <w:rsid w:val="0081399A"/>
    <w:rsid w:val="00813CFC"/>
    <w:rsid w:val="00813E02"/>
    <w:rsid w:val="0081472F"/>
    <w:rsid w:val="00814757"/>
    <w:rsid w:val="00816D9F"/>
    <w:rsid w:val="00817337"/>
    <w:rsid w:val="00820050"/>
    <w:rsid w:val="00820055"/>
    <w:rsid w:val="00820691"/>
    <w:rsid w:val="00821960"/>
    <w:rsid w:val="0082255E"/>
    <w:rsid w:val="00823532"/>
    <w:rsid w:val="008244AD"/>
    <w:rsid w:val="00826506"/>
    <w:rsid w:val="00826809"/>
    <w:rsid w:val="00827457"/>
    <w:rsid w:val="008274E4"/>
    <w:rsid w:val="008279AD"/>
    <w:rsid w:val="00827B2C"/>
    <w:rsid w:val="008301E5"/>
    <w:rsid w:val="0083324F"/>
    <w:rsid w:val="00833926"/>
    <w:rsid w:val="00833B97"/>
    <w:rsid w:val="00833C5D"/>
    <w:rsid w:val="00833EFD"/>
    <w:rsid w:val="00834E92"/>
    <w:rsid w:val="00834F9D"/>
    <w:rsid w:val="0083573D"/>
    <w:rsid w:val="0083671E"/>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633"/>
    <w:rsid w:val="00886645"/>
    <w:rsid w:val="00886759"/>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3448"/>
    <w:rsid w:val="008A3628"/>
    <w:rsid w:val="008A365B"/>
    <w:rsid w:val="008A38BC"/>
    <w:rsid w:val="008A4DDE"/>
    <w:rsid w:val="008A581A"/>
    <w:rsid w:val="008A5D90"/>
    <w:rsid w:val="008A6550"/>
    <w:rsid w:val="008B01A2"/>
    <w:rsid w:val="008B0957"/>
    <w:rsid w:val="008B19D5"/>
    <w:rsid w:val="008B1A9F"/>
    <w:rsid w:val="008B2DCE"/>
    <w:rsid w:val="008B38BD"/>
    <w:rsid w:val="008B3A50"/>
    <w:rsid w:val="008B41E1"/>
    <w:rsid w:val="008B4BDB"/>
    <w:rsid w:val="008B5393"/>
    <w:rsid w:val="008B5B81"/>
    <w:rsid w:val="008B5ECD"/>
    <w:rsid w:val="008B5FE5"/>
    <w:rsid w:val="008B63C3"/>
    <w:rsid w:val="008B6BFB"/>
    <w:rsid w:val="008B6F9F"/>
    <w:rsid w:val="008B7083"/>
    <w:rsid w:val="008C1CD3"/>
    <w:rsid w:val="008C25E7"/>
    <w:rsid w:val="008C296A"/>
    <w:rsid w:val="008C49B2"/>
    <w:rsid w:val="008C4EBC"/>
    <w:rsid w:val="008C5DB3"/>
    <w:rsid w:val="008C6496"/>
    <w:rsid w:val="008C65B5"/>
    <w:rsid w:val="008C7528"/>
    <w:rsid w:val="008C77BD"/>
    <w:rsid w:val="008C7DE1"/>
    <w:rsid w:val="008D035D"/>
    <w:rsid w:val="008D0639"/>
    <w:rsid w:val="008D0672"/>
    <w:rsid w:val="008D0B74"/>
    <w:rsid w:val="008D0C9D"/>
    <w:rsid w:val="008D1050"/>
    <w:rsid w:val="008D12E1"/>
    <w:rsid w:val="008D1EC3"/>
    <w:rsid w:val="008D3CE7"/>
    <w:rsid w:val="008D4494"/>
    <w:rsid w:val="008D4E4B"/>
    <w:rsid w:val="008D62B4"/>
    <w:rsid w:val="008D6EA3"/>
    <w:rsid w:val="008D71DF"/>
    <w:rsid w:val="008D72A0"/>
    <w:rsid w:val="008D7698"/>
    <w:rsid w:val="008E06C9"/>
    <w:rsid w:val="008E0BF1"/>
    <w:rsid w:val="008E186F"/>
    <w:rsid w:val="008E1A61"/>
    <w:rsid w:val="008E2DC6"/>
    <w:rsid w:val="008E3F64"/>
    <w:rsid w:val="008E428A"/>
    <w:rsid w:val="008E4F8B"/>
    <w:rsid w:val="008E52D5"/>
    <w:rsid w:val="008E583E"/>
    <w:rsid w:val="008E7661"/>
    <w:rsid w:val="008F09AD"/>
    <w:rsid w:val="008F1205"/>
    <w:rsid w:val="008F1286"/>
    <w:rsid w:val="008F18CA"/>
    <w:rsid w:val="008F1B95"/>
    <w:rsid w:val="008F1CE4"/>
    <w:rsid w:val="008F1F69"/>
    <w:rsid w:val="008F23C8"/>
    <w:rsid w:val="008F243F"/>
    <w:rsid w:val="008F3854"/>
    <w:rsid w:val="008F3BE4"/>
    <w:rsid w:val="008F4C70"/>
    <w:rsid w:val="008F552F"/>
    <w:rsid w:val="008F6535"/>
    <w:rsid w:val="008F66F6"/>
    <w:rsid w:val="008F6713"/>
    <w:rsid w:val="008F6C44"/>
    <w:rsid w:val="008F7BB7"/>
    <w:rsid w:val="00901487"/>
    <w:rsid w:val="00901699"/>
    <w:rsid w:val="009026BB"/>
    <w:rsid w:val="00902931"/>
    <w:rsid w:val="00902A17"/>
    <w:rsid w:val="00902D13"/>
    <w:rsid w:val="00903505"/>
    <w:rsid w:val="009046B7"/>
    <w:rsid w:val="00904B49"/>
    <w:rsid w:val="00907298"/>
    <w:rsid w:val="00907619"/>
    <w:rsid w:val="00911DE2"/>
    <w:rsid w:val="00911F70"/>
    <w:rsid w:val="0091339D"/>
    <w:rsid w:val="00914082"/>
    <w:rsid w:val="0091503C"/>
    <w:rsid w:val="0091516D"/>
    <w:rsid w:val="00915AB3"/>
    <w:rsid w:val="009163CE"/>
    <w:rsid w:val="0091675D"/>
    <w:rsid w:val="00917F6E"/>
    <w:rsid w:val="00922270"/>
    <w:rsid w:val="00922EBC"/>
    <w:rsid w:val="00922FF8"/>
    <w:rsid w:val="0092334C"/>
    <w:rsid w:val="009239B6"/>
    <w:rsid w:val="0092461C"/>
    <w:rsid w:val="00924D91"/>
    <w:rsid w:val="00925A86"/>
    <w:rsid w:val="00926138"/>
    <w:rsid w:val="009261FD"/>
    <w:rsid w:val="00926429"/>
    <w:rsid w:val="00927119"/>
    <w:rsid w:val="0092741D"/>
    <w:rsid w:val="009279ED"/>
    <w:rsid w:val="00930CDD"/>
    <w:rsid w:val="00931024"/>
    <w:rsid w:val="009317E8"/>
    <w:rsid w:val="00931E10"/>
    <w:rsid w:val="00931E72"/>
    <w:rsid w:val="00932410"/>
    <w:rsid w:val="00932D8A"/>
    <w:rsid w:val="00933DEC"/>
    <w:rsid w:val="00933F81"/>
    <w:rsid w:val="00935563"/>
    <w:rsid w:val="00935A1A"/>
    <w:rsid w:val="00937C58"/>
    <w:rsid w:val="00937CC9"/>
    <w:rsid w:val="009417E8"/>
    <w:rsid w:val="009419C0"/>
    <w:rsid w:val="00942403"/>
    <w:rsid w:val="00942665"/>
    <w:rsid w:val="009428C0"/>
    <w:rsid w:val="00944201"/>
    <w:rsid w:val="00945001"/>
    <w:rsid w:val="0094523B"/>
    <w:rsid w:val="009453CD"/>
    <w:rsid w:val="00945477"/>
    <w:rsid w:val="00945E22"/>
    <w:rsid w:val="00945FF4"/>
    <w:rsid w:val="00947823"/>
    <w:rsid w:val="0095055A"/>
    <w:rsid w:val="0095096D"/>
    <w:rsid w:val="00951570"/>
    <w:rsid w:val="00951C91"/>
    <w:rsid w:val="0095350A"/>
    <w:rsid w:val="009537A9"/>
    <w:rsid w:val="00953A47"/>
    <w:rsid w:val="0095425D"/>
    <w:rsid w:val="009549BA"/>
    <w:rsid w:val="00955EBB"/>
    <w:rsid w:val="00957349"/>
    <w:rsid w:val="009579CE"/>
    <w:rsid w:val="00960516"/>
    <w:rsid w:val="009605A8"/>
    <w:rsid w:val="00960676"/>
    <w:rsid w:val="00960FCB"/>
    <w:rsid w:val="009623E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4F33"/>
    <w:rsid w:val="00975306"/>
    <w:rsid w:val="009759AB"/>
    <w:rsid w:val="00975EC0"/>
    <w:rsid w:val="00975EC7"/>
    <w:rsid w:val="00977687"/>
    <w:rsid w:val="00980FD6"/>
    <w:rsid w:val="009810A7"/>
    <w:rsid w:val="009827B7"/>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97F13"/>
    <w:rsid w:val="009A0B78"/>
    <w:rsid w:val="009A0BC8"/>
    <w:rsid w:val="009A139B"/>
    <w:rsid w:val="009A22FC"/>
    <w:rsid w:val="009A2463"/>
    <w:rsid w:val="009A477C"/>
    <w:rsid w:val="009A4A0A"/>
    <w:rsid w:val="009A5700"/>
    <w:rsid w:val="009A58F8"/>
    <w:rsid w:val="009A673A"/>
    <w:rsid w:val="009A6EA9"/>
    <w:rsid w:val="009A794A"/>
    <w:rsid w:val="009A7A0A"/>
    <w:rsid w:val="009B0ACC"/>
    <w:rsid w:val="009B163A"/>
    <w:rsid w:val="009B2679"/>
    <w:rsid w:val="009B2B76"/>
    <w:rsid w:val="009B341A"/>
    <w:rsid w:val="009B3596"/>
    <w:rsid w:val="009B57BE"/>
    <w:rsid w:val="009B5D64"/>
    <w:rsid w:val="009B60A3"/>
    <w:rsid w:val="009B62F4"/>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5AE5"/>
    <w:rsid w:val="009C611D"/>
    <w:rsid w:val="009D0A77"/>
    <w:rsid w:val="009D0BE0"/>
    <w:rsid w:val="009D15BE"/>
    <w:rsid w:val="009D27AD"/>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E1"/>
    <w:rsid w:val="009F31C5"/>
    <w:rsid w:val="009F34DE"/>
    <w:rsid w:val="009F3682"/>
    <w:rsid w:val="009F3988"/>
    <w:rsid w:val="009F3BB9"/>
    <w:rsid w:val="009F6194"/>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719F"/>
    <w:rsid w:val="00A17F68"/>
    <w:rsid w:val="00A203BD"/>
    <w:rsid w:val="00A21496"/>
    <w:rsid w:val="00A21A8F"/>
    <w:rsid w:val="00A21ACE"/>
    <w:rsid w:val="00A22314"/>
    <w:rsid w:val="00A22FE8"/>
    <w:rsid w:val="00A240E0"/>
    <w:rsid w:val="00A24179"/>
    <w:rsid w:val="00A24627"/>
    <w:rsid w:val="00A2462D"/>
    <w:rsid w:val="00A2476F"/>
    <w:rsid w:val="00A24A80"/>
    <w:rsid w:val="00A26972"/>
    <w:rsid w:val="00A26A6E"/>
    <w:rsid w:val="00A276A7"/>
    <w:rsid w:val="00A2770E"/>
    <w:rsid w:val="00A278AE"/>
    <w:rsid w:val="00A27C8B"/>
    <w:rsid w:val="00A3011C"/>
    <w:rsid w:val="00A30294"/>
    <w:rsid w:val="00A307DE"/>
    <w:rsid w:val="00A308E8"/>
    <w:rsid w:val="00A30F67"/>
    <w:rsid w:val="00A3275B"/>
    <w:rsid w:val="00A34802"/>
    <w:rsid w:val="00A3513A"/>
    <w:rsid w:val="00A36912"/>
    <w:rsid w:val="00A37B3C"/>
    <w:rsid w:val="00A37D41"/>
    <w:rsid w:val="00A37E28"/>
    <w:rsid w:val="00A40265"/>
    <w:rsid w:val="00A4041C"/>
    <w:rsid w:val="00A407C9"/>
    <w:rsid w:val="00A41171"/>
    <w:rsid w:val="00A41CBC"/>
    <w:rsid w:val="00A41E34"/>
    <w:rsid w:val="00A431A1"/>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63C8"/>
    <w:rsid w:val="00A56520"/>
    <w:rsid w:val="00A56A9F"/>
    <w:rsid w:val="00A573E6"/>
    <w:rsid w:val="00A57965"/>
    <w:rsid w:val="00A6010B"/>
    <w:rsid w:val="00A60BFC"/>
    <w:rsid w:val="00A63894"/>
    <w:rsid w:val="00A64A0A"/>
    <w:rsid w:val="00A64E2C"/>
    <w:rsid w:val="00A65B1A"/>
    <w:rsid w:val="00A6672A"/>
    <w:rsid w:val="00A66CC4"/>
    <w:rsid w:val="00A670E3"/>
    <w:rsid w:val="00A67145"/>
    <w:rsid w:val="00A67D24"/>
    <w:rsid w:val="00A70456"/>
    <w:rsid w:val="00A704FA"/>
    <w:rsid w:val="00A71C42"/>
    <w:rsid w:val="00A71CA9"/>
    <w:rsid w:val="00A71F0A"/>
    <w:rsid w:val="00A7208C"/>
    <w:rsid w:val="00A72B05"/>
    <w:rsid w:val="00A73BDF"/>
    <w:rsid w:val="00A746C0"/>
    <w:rsid w:val="00A76844"/>
    <w:rsid w:val="00A76D2A"/>
    <w:rsid w:val="00A76FE3"/>
    <w:rsid w:val="00A7724B"/>
    <w:rsid w:val="00A7749A"/>
    <w:rsid w:val="00A77824"/>
    <w:rsid w:val="00A80A5C"/>
    <w:rsid w:val="00A818D3"/>
    <w:rsid w:val="00A81F3F"/>
    <w:rsid w:val="00A82636"/>
    <w:rsid w:val="00A827F7"/>
    <w:rsid w:val="00A828A3"/>
    <w:rsid w:val="00A82AF0"/>
    <w:rsid w:val="00A83CB2"/>
    <w:rsid w:val="00A84581"/>
    <w:rsid w:val="00A85874"/>
    <w:rsid w:val="00A85EC7"/>
    <w:rsid w:val="00A9012A"/>
    <w:rsid w:val="00A90363"/>
    <w:rsid w:val="00A90A7E"/>
    <w:rsid w:val="00A91A08"/>
    <w:rsid w:val="00A92F24"/>
    <w:rsid w:val="00A94728"/>
    <w:rsid w:val="00A948E9"/>
    <w:rsid w:val="00A94F82"/>
    <w:rsid w:val="00A95584"/>
    <w:rsid w:val="00A959D0"/>
    <w:rsid w:val="00A964E9"/>
    <w:rsid w:val="00A96A21"/>
    <w:rsid w:val="00A96A7E"/>
    <w:rsid w:val="00A971D3"/>
    <w:rsid w:val="00A978A5"/>
    <w:rsid w:val="00AA0134"/>
    <w:rsid w:val="00AA0C9E"/>
    <w:rsid w:val="00AA1FC0"/>
    <w:rsid w:val="00AA2564"/>
    <w:rsid w:val="00AA2F02"/>
    <w:rsid w:val="00AA3091"/>
    <w:rsid w:val="00AA376A"/>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A2"/>
    <w:rsid w:val="00AC44FF"/>
    <w:rsid w:val="00AC4657"/>
    <w:rsid w:val="00AC6664"/>
    <w:rsid w:val="00AC7FEB"/>
    <w:rsid w:val="00AD0ADE"/>
    <w:rsid w:val="00AD1926"/>
    <w:rsid w:val="00AD1F23"/>
    <w:rsid w:val="00AD3052"/>
    <w:rsid w:val="00AD387D"/>
    <w:rsid w:val="00AD3D42"/>
    <w:rsid w:val="00AD47CE"/>
    <w:rsid w:val="00AD5A85"/>
    <w:rsid w:val="00AD5F5F"/>
    <w:rsid w:val="00AD6183"/>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E78D0"/>
    <w:rsid w:val="00AF2F23"/>
    <w:rsid w:val="00AF32C9"/>
    <w:rsid w:val="00AF33D0"/>
    <w:rsid w:val="00AF37A4"/>
    <w:rsid w:val="00AF3F0A"/>
    <w:rsid w:val="00AF4649"/>
    <w:rsid w:val="00AF65E0"/>
    <w:rsid w:val="00AF75C1"/>
    <w:rsid w:val="00B006BD"/>
    <w:rsid w:val="00B011EA"/>
    <w:rsid w:val="00B0140D"/>
    <w:rsid w:val="00B02EFD"/>
    <w:rsid w:val="00B03B59"/>
    <w:rsid w:val="00B057AA"/>
    <w:rsid w:val="00B07AA1"/>
    <w:rsid w:val="00B103EC"/>
    <w:rsid w:val="00B1052C"/>
    <w:rsid w:val="00B10EBF"/>
    <w:rsid w:val="00B1168C"/>
    <w:rsid w:val="00B116C4"/>
    <w:rsid w:val="00B14361"/>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7BB2"/>
    <w:rsid w:val="00B318F7"/>
    <w:rsid w:val="00B3288E"/>
    <w:rsid w:val="00B32ADE"/>
    <w:rsid w:val="00B33980"/>
    <w:rsid w:val="00B34520"/>
    <w:rsid w:val="00B34535"/>
    <w:rsid w:val="00B3459F"/>
    <w:rsid w:val="00B34E98"/>
    <w:rsid w:val="00B3636F"/>
    <w:rsid w:val="00B36CFE"/>
    <w:rsid w:val="00B370DC"/>
    <w:rsid w:val="00B37E0E"/>
    <w:rsid w:val="00B37F0F"/>
    <w:rsid w:val="00B40682"/>
    <w:rsid w:val="00B41504"/>
    <w:rsid w:val="00B4159F"/>
    <w:rsid w:val="00B41B4B"/>
    <w:rsid w:val="00B41B66"/>
    <w:rsid w:val="00B41FCE"/>
    <w:rsid w:val="00B4354E"/>
    <w:rsid w:val="00B440A6"/>
    <w:rsid w:val="00B44E0F"/>
    <w:rsid w:val="00B45248"/>
    <w:rsid w:val="00B463CD"/>
    <w:rsid w:val="00B46754"/>
    <w:rsid w:val="00B46B73"/>
    <w:rsid w:val="00B501A8"/>
    <w:rsid w:val="00B517A4"/>
    <w:rsid w:val="00B51C6C"/>
    <w:rsid w:val="00B5303C"/>
    <w:rsid w:val="00B53A05"/>
    <w:rsid w:val="00B54C22"/>
    <w:rsid w:val="00B5520C"/>
    <w:rsid w:val="00B5594B"/>
    <w:rsid w:val="00B55DBA"/>
    <w:rsid w:val="00B56270"/>
    <w:rsid w:val="00B5631D"/>
    <w:rsid w:val="00B568AB"/>
    <w:rsid w:val="00B56D66"/>
    <w:rsid w:val="00B57538"/>
    <w:rsid w:val="00B575E8"/>
    <w:rsid w:val="00B605AF"/>
    <w:rsid w:val="00B6141F"/>
    <w:rsid w:val="00B62921"/>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663B"/>
    <w:rsid w:val="00B77457"/>
    <w:rsid w:val="00B77688"/>
    <w:rsid w:val="00B77BAA"/>
    <w:rsid w:val="00B77D12"/>
    <w:rsid w:val="00B77F3F"/>
    <w:rsid w:val="00B803A5"/>
    <w:rsid w:val="00B808DB"/>
    <w:rsid w:val="00B8164F"/>
    <w:rsid w:val="00B82615"/>
    <w:rsid w:val="00B82E35"/>
    <w:rsid w:val="00B8316C"/>
    <w:rsid w:val="00B83F66"/>
    <w:rsid w:val="00B843C8"/>
    <w:rsid w:val="00B8593B"/>
    <w:rsid w:val="00B85E35"/>
    <w:rsid w:val="00B86F9E"/>
    <w:rsid w:val="00B87441"/>
    <w:rsid w:val="00B90472"/>
    <w:rsid w:val="00B9226C"/>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BB"/>
    <w:rsid w:val="00BA4DC5"/>
    <w:rsid w:val="00BA53A5"/>
    <w:rsid w:val="00BA651A"/>
    <w:rsid w:val="00BA7244"/>
    <w:rsid w:val="00BA77A4"/>
    <w:rsid w:val="00BB033B"/>
    <w:rsid w:val="00BB0570"/>
    <w:rsid w:val="00BB4594"/>
    <w:rsid w:val="00BB5FDD"/>
    <w:rsid w:val="00BB61FA"/>
    <w:rsid w:val="00BB6EE2"/>
    <w:rsid w:val="00BB6FB6"/>
    <w:rsid w:val="00BB76B1"/>
    <w:rsid w:val="00BB78F9"/>
    <w:rsid w:val="00BB7EFA"/>
    <w:rsid w:val="00BC00A2"/>
    <w:rsid w:val="00BC0BE9"/>
    <w:rsid w:val="00BC0F39"/>
    <w:rsid w:val="00BC1696"/>
    <w:rsid w:val="00BC18BE"/>
    <w:rsid w:val="00BC20D2"/>
    <w:rsid w:val="00BC24E3"/>
    <w:rsid w:val="00BC2680"/>
    <w:rsid w:val="00BC3393"/>
    <w:rsid w:val="00BC33EC"/>
    <w:rsid w:val="00BC4335"/>
    <w:rsid w:val="00BC467D"/>
    <w:rsid w:val="00BC489E"/>
    <w:rsid w:val="00BD3D9E"/>
    <w:rsid w:val="00BD4A46"/>
    <w:rsid w:val="00BD680D"/>
    <w:rsid w:val="00BD6D3C"/>
    <w:rsid w:val="00BD6F70"/>
    <w:rsid w:val="00BE208E"/>
    <w:rsid w:val="00BE2FF0"/>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1FC1"/>
    <w:rsid w:val="00BF35F7"/>
    <w:rsid w:val="00BF3E24"/>
    <w:rsid w:val="00BF44D9"/>
    <w:rsid w:val="00BF4D1C"/>
    <w:rsid w:val="00BF512E"/>
    <w:rsid w:val="00BF5C2A"/>
    <w:rsid w:val="00BF6441"/>
    <w:rsid w:val="00BF6807"/>
    <w:rsid w:val="00BF6961"/>
    <w:rsid w:val="00BF70CB"/>
    <w:rsid w:val="00BF78CE"/>
    <w:rsid w:val="00BF7A00"/>
    <w:rsid w:val="00BF7FC4"/>
    <w:rsid w:val="00C0362A"/>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175B"/>
    <w:rsid w:val="00C11B0E"/>
    <w:rsid w:val="00C11C7F"/>
    <w:rsid w:val="00C126D7"/>
    <w:rsid w:val="00C12EB5"/>
    <w:rsid w:val="00C13834"/>
    <w:rsid w:val="00C1436B"/>
    <w:rsid w:val="00C14572"/>
    <w:rsid w:val="00C15385"/>
    <w:rsid w:val="00C20E10"/>
    <w:rsid w:val="00C218CF"/>
    <w:rsid w:val="00C22141"/>
    <w:rsid w:val="00C27446"/>
    <w:rsid w:val="00C30B21"/>
    <w:rsid w:val="00C32EF2"/>
    <w:rsid w:val="00C34896"/>
    <w:rsid w:val="00C34E23"/>
    <w:rsid w:val="00C35771"/>
    <w:rsid w:val="00C360FB"/>
    <w:rsid w:val="00C37546"/>
    <w:rsid w:val="00C37B86"/>
    <w:rsid w:val="00C4191E"/>
    <w:rsid w:val="00C42307"/>
    <w:rsid w:val="00C44061"/>
    <w:rsid w:val="00C44E95"/>
    <w:rsid w:val="00C450B8"/>
    <w:rsid w:val="00C457E2"/>
    <w:rsid w:val="00C46ED6"/>
    <w:rsid w:val="00C46FC6"/>
    <w:rsid w:val="00C50648"/>
    <w:rsid w:val="00C508AE"/>
    <w:rsid w:val="00C5142A"/>
    <w:rsid w:val="00C52FF3"/>
    <w:rsid w:val="00C5339A"/>
    <w:rsid w:val="00C537A4"/>
    <w:rsid w:val="00C53B33"/>
    <w:rsid w:val="00C53E09"/>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2EE3"/>
    <w:rsid w:val="00C82F4E"/>
    <w:rsid w:val="00C82FD5"/>
    <w:rsid w:val="00C85ECF"/>
    <w:rsid w:val="00C863B6"/>
    <w:rsid w:val="00C873F2"/>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1970"/>
    <w:rsid w:val="00CA2514"/>
    <w:rsid w:val="00CA6394"/>
    <w:rsid w:val="00CA7317"/>
    <w:rsid w:val="00CA7A78"/>
    <w:rsid w:val="00CA7E22"/>
    <w:rsid w:val="00CB0F38"/>
    <w:rsid w:val="00CB164D"/>
    <w:rsid w:val="00CB1C4C"/>
    <w:rsid w:val="00CB28E2"/>
    <w:rsid w:val="00CB2902"/>
    <w:rsid w:val="00CB2919"/>
    <w:rsid w:val="00CB3389"/>
    <w:rsid w:val="00CB35D7"/>
    <w:rsid w:val="00CB47EF"/>
    <w:rsid w:val="00CB5920"/>
    <w:rsid w:val="00CB67C4"/>
    <w:rsid w:val="00CB7375"/>
    <w:rsid w:val="00CB7412"/>
    <w:rsid w:val="00CC054F"/>
    <w:rsid w:val="00CC2B58"/>
    <w:rsid w:val="00CC32FF"/>
    <w:rsid w:val="00CC414E"/>
    <w:rsid w:val="00CC4772"/>
    <w:rsid w:val="00CC5FDD"/>
    <w:rsid w:val="00CC7710"/>
    <w:rsid w:val="00CC7F41"/>
    <w:rsid w:val="00CD0B67"/>
    <w:rsid w:val="00CD156B"/>
    <w:rsid w:val="00CD1C20"/>
    <w:rsid w:val="00CD2144"/>
    <w:rsid w:val="00CD29EB"/>
    <w:rsid w:val="00CD2F47"/>
    <w:rsid w:val="00CD36DE"/>
    <w:rsid w:val="00CD5069"/>
    <w:rsid w:val="00CD670C"/>
    <w:rsid w:val="00CD6C67"/>
    <w:rsid w:val="00CD72AD"/>
    <w:rsid w:val="00CD7C2E"/>
    <w:rsid w:val="00CE11E6"/>
    <w:rsid w:val="00CE19D0"/>
    <w:rsid w:val="00CE1B03"/>
    <w:rsid w:val="00CE1E9A"/>
    <w:rsid w:val="00CE431A"/>
    <w:rsid w:val="00CE510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CBB"/>
    <w:rsid w:val="00D24CE2"/>
    <w:rsid w:val="00D25752"/>
    <w:rsid w:val="00D25AA5"/>
    <w:rsid w:val="00D26057"/>
    <w:rsid w:val="00D26FE8"/>
    <w:rsid w:val="00D276A4"/>
    <w:rsid w:val="00D2773C"/>
    <w:rsid w:val="00D279F9"/>
    <w:rsid w:val="00D27D42"/>
    <w:rsid w:val="00D31F08"/>
    <w:rsid w:val="00D32567"/>
    <w:rsid w:val="00D32C8F"/>
    <w:rsid w:val="00D33068"/>
    <w:rsid w:val="00D364E7"/>
    <w:rsid w:val="00D364F8"/>
    <w:rsid w:val="00D37C6A"/>
    <w:rsid w:val="00D40668"/>
    <w:rsid w:val="00D40C64"/>
    <w:rsid w:val="00D40F09"/>
    <w:rsid w:val="00D4138E"/>
    <w:rsid w:val="00D439F3"/>
    <w:rsid w:val="00D43E93"/>
    <w:rsid w:val="00D44282"/>
    <w:rsid w:val="00D4470A"/>
    <w:rsid w:val="00D44B6A"/>
    <w:rsid w:val="00D45520"/>
    <w:rsid w:val="00D46002"/>
    <w:rsid w:val="00D50B89"/>
    <w:rsid w:val="00D5172B"/>
    <w:rsid w:val="00D51967"/>
    <w:rsid w:val="00D52151"/>
    <w:rsid w:val="00D52615"/>
    <w:rsid w:val="00D53390"/>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778CC"/>
    <w:rsid w:val="00D809E5"/>
    <w:rsid w:val="00D814DF"/>
    <w:rsid w:val="00D81642"/>
    <w:rsid w:val="00D81F94"/>
    <w:rsid w:val="00D826A4"/>
    <w:rsid w:val="00D83980"/>
    <w:rsid w:val="00D83E1A"/>
    <w:rsid w:val="00D84E7F"/>
    <w:rsid w:val="00D85471"/>
    <w:rsid w:val="00D90364"/>
    <w:rsid w:val="00D90394"/>
    <w:rsid w:val="00D904EC"/>
    <w:rsid w:val="00D91A7A"/>
    <w:rsid w:val="00D91DBA"/>
    <w:rsid w:val="00D92ABD"/>
    <w:rsid w:val="00D92CF3"/>
    <w:rsid w:val="00D938F2"/>
    <w:rsid w:val="00D93DE3"/>
    <w:rsid w:val="00D948F5"/>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713"/>
    <w:rsid w:val="00DA3A28"/>
    <w:rsid w:val="00DA77A1"/>
    <w:rsid w:val="00DA7937"/>
    <w:rsid w:val="00DB059D"/>
    <w:rsid w:val="00DB13D1"/>
    <w:rsid w:val="00DB24BB"/>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072"/>
    <w:rsid w:val="00DC4A43"/>
    <w:rsid w:val="00DC4A54"/>
    <w:rsid w:val="00DC5803"/>
    <w:rsid w:val="00DC62E1"/>
    <w:rsid w:val="00DC6A68"/>
    <w:rsid w:val="00DC71F2"/>
    <w:rsid w:val="00DD0DF9"/>
    <w:rsid w:val="00DD12B6"/>
    <w:rsid w:val="00DD14C4"/>
    <w:rsid w:val="00DD1844"/>
    <w:rsid w:val="00DD1929"/>
    <w:rsid w:val="00DD1AE8"/>
    <w:rsid w:val="00DD22A5"/>
    <w:rsid w:val="00DD2642"/>
    <w:rsid w:val="00DD285E"/>
    <w:rsid w:val="00DD4461"/>
    <w:rsid w:val="00DD4542"/>
    <w:rsid w:val="00DD4F5F"/>
    <w:rsid w:val="00DD7A22"/>
    <w:rsid w:val="00DE092F"/>
    <w:rsid w:val="00DE14E0"/>
    <w:rsid w:val="00DE16B7"/>
    <w:rsid w:val="00DE2CDD"/>
    <w:rsid w:val="00DE2EDE"/>
    <w:rsid w:val="00DE479C"/>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90E"/>
    <w:rsid w:val="00DF3CCC"/>
    <w:rsid w:val="00DF3D91"/>
    <w:rsid w:val="00DF4100"/>
    <w:rsid w:val="00DF4314"/>
    <w:rsid w:val="00DF51DA"/>
    <w:rsid w:val="00DF56EB"/>
    <w:rsid w:val="00DF63C2"/>
    <w:rsid w:val="00DF7032"/>
    <w:rsid w:val="00DF73CE"/>
    <w:rsid w:val="00DF7935"/>
    <w:rsid w:val="00DF7C1A"/>
    <w:rsid w:val="00E004DD"/>
    <w:rsid w:val="00E01947"/>
    <w:rsid w:val="00E0207F"/>
    <w:rsid w:val="00E03443"/>
    <w:rsid w:val="00E03919"/>
    <w:rsid w:val="00E0434F"/>
    <w:rsid w:val="00E04D76"/>
    <w:rsid w:val="00E05A33"/>
    <w:rsid w:val="00E05E8A"/>
    <w:rsid w:val="00E060F3"/>
    <w:rsid w:val="00E0610D"/>
    <w:rsid w:val="00E07808"/>
    <w:rsid w:val="00E07BA0"/>
    <w:rsid w:val="00E11671"/>
    <w:rsid w:val="00E126FB"/>
    <w:rsid w:val="00E1302C"/>
    <w:rsid w:val="00E141A3"/>
    <w:rsid w:val="00E144B8"/>
    <w:rsid w:val="00E1520D"/>
    <w:rsid w:val="00E15C63"/>
    <w:rsid w:val="00E166AC"/>
    <w:rsid w:val="00E1733A"/>
    <w:rsid w:val="00E176AC"/>
    <w:rsid w:val="00E17B3A"/>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3119C"/>
    <w:rsid w:val="00E33D6C"/>
    <w:rsid w:val="00E34547"/>
    <w:rsid w:val="00E40414"/>
    <w:rsid w:val="00E41961"/>
    <w:rsid w:val="00E42134"/>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3B1F"/>
    <w:rsid w:val="00E647E2"/>
    <w:rsid w:val="00E655D5"/>
    <w:rsid w:val="00E67F7C"/>
    <w:rsid w:val="00E706BB"/>
    <w:rsid w:val="00E708F6"/>
    <w:rsid w:val="00E72AE0"/>
    <w:rsid w:val="00E7351D"/>
    <w:rsid w:val="00E737B6"/>
    <w:rsid w:val="00E75991"/>
    <w:rsid w:val="00E759D1"/>
    <w:rsid w:val="00E75E4E"/>
    <w:rsid w:val="00E7616B"/>
    <w:rsid w:val="00E76411"/>
    <w:rsid w:val="00E766AF"/>
    <w:rsid w:val="00E76915"/>
    <w:rsid w:val="00E774FC"/>
    <w:rsid w:val="00E80D8A"/>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5F38"/>
    <w:rsid w:val="00E963A5"/>
    <w:rsid w:val="00E96B25"/>
    <w:rsid w:val="00EA3E8B"/>
    <w:rsid w:val="00EA4201"/>
    <w:rsid w:val="00EA5083"/>
    <w:rsid w:val="00EA55A3"/>
    <w:rsid w:val="00EA5BCF"/>
    <w:rsid w:val="00EA61DE"/>
    <w:rsid w:val="00EA6FED"/>
    <w:rsid w:val="00EA73C5"/>
    <w:rsid w:val="00EA7831"/>
    <w:rsid w:val="00EA78D3"/>
    <w:rsid w:val="00EB2BD6"/>
    <w:rsid w:val="00EB403D"/>
    <w:rsid w:val="00EB5154"/>
    <w:rsid w:val="00EB5790"/>
    <w:rsid w:val="00EB5BB5"/>
    <w:rsid w:val="00EB5DE3"/>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39"/>
    <w:rsid w:val="00ED30CD"/>
    <w:rsid w:val="00ED3896"/>
    <w:rsid w:val="00ED3D3B"/>
    <w:rsid w:val="00ED47CA"/>
    <w:rsid w:val="00ED54C8"/>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5B14"/>
    <w:rsid w:val="00F16048"/>
    <w:rsid w:val="00F16723"/>
    <w:rsid w:val="00F16793"/>
    <w:rsid w:val="00F2186E"/>
    <w:rsid w:val="00F219CB"/>
    <w:rsid w:val="00F21E67"/>
    <w:rsid w:val="00F21F16"/>
    <w:rsid w:val="00F22ABE"/>
    <w:rsid w:val="00F22D34"/>
    <w:rsid w:val="00F23031"/>
    <w:rsid w:val="00F244D2"/>
    <w:rsid w:val="00F24971"/>
    <w:rsid w:val="00F2504B"/>
    <w:rsid w:val="00F251DC"/>
    <w:rsid w:val="00F2541C"/>
    <w:rsid w:val="00F25768"/>
    <w:rsid w:val="00F25F45"/>
    <w:rsid w:val="00F30330"/>
    <w:rsid w:val="00F30B36"/>
    <w:rsid w:val="00F3132A"/>
    <w:rsid w:val="00F31AB7"/>
    <w:rsid w:val="00F32339"/>
    <w:rsid w:val="00F329C9"/>
    <w:rsid w:val="00F33D1E"/>
    <w:rsid w:val="00F33E74"/>
    <w:rsid w:val="00F346A9"/>
    <w:rsid w:val="00F35850"/>
    <w:rsid w:val="00F35B94"/>
    <w:rsid w:val="00F36FD1"/>
    <w:rsid w:val="00F377A8"/>
    <w:rsid w:val="00F41376"/>
    <w:rsid w:val="00F42AC2"/>
    <w:rsid w:val="00F43068"/>
    <w:rsid w:val="00F43409"/>
    <w:rsid w:val="00F4383A"/>
    <w:rsid w:val="00F43B2B"/>
    <w:rsid w:val="00F44298"/>
    <w:rsid w:val="00F443B8"/>
    <w:rsid w:val="00F50C76"/>
    <w:rsid w:val="00F51C64"/>
    <w:rsid w:val="00F51CA6"/>
    <w:rsid w:val="00F52450"/>
    <w:rsid w:val="00F5247F"/>
    <w:rsid w:val="00F53739"/>
    <w:rsid w:val="00F53800"/>
    <w:rsid w:val="00F538D2"/>
    <w:rsid w:val="00F538DF"/>
    <w:rsid w:val="00F541D7"/>
    <w:rsid w:val="00F55344"/>
    <w:rsid w:val="00F565F9"/>
    <w:rsid w:val="00F57A02"/>
    <w:rsid w:val="00F60970"/>
    <w:rsid w:val="00F60D58"/>
    <w:rsid w:val="00F60F98"/>
    <w:rsid w:val="00F617F4"/>
    <w:rsid w:val="00F61872"/>
    <w:rsid w:val="00F62518"/>
    <w:rsid w:val="00F642FA"/>
    <w:rsid w:val="00F650B1"/>
    <w:rsid w:val="00F6539B"/>
    <w:rsid w:val="00F675A9"/>
    <w:rsid w:val="00F702C9"/>
    <w:rsid w:val="00F708B7"/>
    <w:rsid w:val="00F749D5"/>
    <w:rsid w:val="00F74CDC"/>
    <w:rsid w:val="00F74D01"/>
    <w:rsid w:val="00F75222"/>
    <w:rsid w:val="00F7691B"/>
    <w:rsid w:val="00F76DB0"/>
    <w:rsid w:val="00F77B62"/>
    <w:rsid w:val="00F77D5F"/>
    <w:rsid w:val="00F81760"/>
    <w:rsid w:val="00F823BC"/>
    <w:rsid w:val="00F84B6A"/>
    <w:rsid w:val="00F84BFA"/>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759"/>
    <w:rsid w:val="00FA2E79"/>
    <w:rsid w:val="00FA30EE"/>
    <w:rsid w:val="00FA370F"/>
    <w:rsid w:val="00FA5015"/>
    <w:rsid w:val="00FA5961"/>
    <w:rsid w:val="00FA6186"/>
    <w:rsid w:val="00FA72E3"/>
    <w:rsid w:val="00FA773F"/>
    <w:rsid w:val="00FB0591"/>
    <w:rsid w:val="00FB0AEE"/>
    <w:rsid w:val="00FB0C89"/>
    <w:rsid w:val="00FB1578"/>
    <w:rsid w:val="00FB18A6"/>
    <w:rsid w:val="00FB1DBC"/>
    <w:rsid w:val="00FB2D20"/>
    <w:rsid w:val="00FB3641"/>
    <w:rsid w:val="00FB48B2"/>
    <w:rsid w:val="00FB5329"/>
    <w:rsid w:val="00FB5BCC"/>
    <w:rsid w:val="00FB7461"/>
    <w:rsid w:val="00FB7632"/>
    <w:rsid w:val="00FB7CA7"/>
    <w:rsid w:val="00FC0A31"/>
    <w:rsid w:val="00FC1A28"/>
    <w:rsid w:val="00FC1A7C"/>
    <w:rsid w:val="00FC2472"/>
    <w:rsid w:val="00FC2949"/>
    <w:rsid w:val="00FC2D05"/>
    <w:rsid w:val="00FC3300"/>
    <w:rsid w:val="00FC42C6"/>
    <w:rsid w:val="00FC44E8"/>
    <w:rsid w:val="00FC4B71"/>
    <w:rsid w:val="00FC5D1A"/>
    <w:rsid w:val="00FC66F7"/>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543"/>
    <w:rsid w:val="00FF4AC2"/>
    <w:rsid w:val="00FF4EEF"/>
    <w:rsid w:val="00FF5138"/>
    <w:rsid w:val="00FF59E2"/>
    <w:rsid w:val="00FF5C29"/>
    <w:rsid w:val="00FF5E5E"/>
    <w:rsid w:val="00FF7886"/>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1">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933DEC"/>
    <w:pPr>
      <w:ind w:leftChars="400" w:left="840"/>
    </w:pPr>
    <w:rPr>
      <w:rFonts w:ascii="Times New Roman" w:hAnsi="Times New Roman"/>
    </w:r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statista.com"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eader" Target="header11.xml"/><Relationship Id="rId68" Type="http://schemas.openxmlformats.org/officeDocument/2006/relationships/image" Target="media/image45.png"/><Relationship Id="rId16" Type="http://schemas.openxmlformats.org/officeDocument/2006/relationships/header" Target="header4.xml"/><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hyperlink" Target="https://hama.apache.org/hama_graph_tutorial.html"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microsoft.com/office/2011/relationships/people" Target="people.xml"/><Relationship Id="rId19" Type="http://schemas.openxmlformats.org/officeDocument/2006/relationships/header" Target="header7.xml"/><Relationship Id="rId14" Type="http://schemas.openxmlformats.org/officeDocument/2006/relationships/footer" Target="foot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9.xm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header" Target="header1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eader" Target="header10.xml"/><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hyperlink" Target="https://www.statista.com/topics/751/facebook/"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2.xml"/><Relationship Id="rId18" Type="http://schemas.openxmlformats.org/officeDocument/2006/relationships/header" Target="header6.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289AD-74C4-416E-88A4-F60CD7B96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12845</TotalTime>
  <Pages>85</Pages>
  <Words>10291</Words>
  <Characters>58662</Characters>
  <Application>Microsoft Office Word</Application>
  <DocSecurity>0</DocSecurity>
  <Lines>488</Lines>
  <Paragraphs>137</Paragraphs>
  <ScaleCrop>false</ScaleCrop>
  <Company/>
  <LinksUpToDate>false</LinksUpToDate>
  <CharactersWithSpaces>68816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Shen</cp:lastModifiedBy>
  <cp:revision>3555</cp:revision>
  <dcterms:created xsi:type="dcterms:W3CDTF">2017-03-07T15:09:00Z</dcterms:created>
  <dcterms:modified xsi:type="dcterms:W3CDTF">2017-03-30T09:38:00Z</dcterms:modified>
</cp:coreProperties>
</file>